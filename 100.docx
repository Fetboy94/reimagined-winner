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4B9558" w14:textId="77777777" w:rsidR="00475DC9" w:rsidRPr="008C087B" w:rsidRDefault="00475DC9" w:rsidP="00475DC9">
      <w:pPr>
        <w:pStyle w:val="a7"/>
        <w:rPr>
          <w:lang w:val="ru-RU"/>
        </w:rPr>
      </w:pPr>
    </w:p>
    <w:p w14:paraId="7EAD3A9D" w14:textId="77777777" w:rsidR="00475DC9" w:rsidRPr="0056516C" w:rsidRDefault="00475DC9" w:rsidP="00475DC9">
      <w:pPr>
        <w:pStyle w:val="a7"/>
        <w:rPr>
          <w:lang w:val="ru-RU"/>
        </w:rPr>
      </w:pPr>
    </w:p>
    <w:p w14:paraId="56AE9D95" w14:textId="77777777" w:rsidR="00475DC9" w:rsidRPr="0056516C" w:rsidRDefault="00475DC9" w:rsidP="00475DC9">
      <w:pPr>
        <w:pStyle w:val="a7"/>
        <w:rPr>
          <w:lang w:val="ru-RU"/>
        </w:rPr>
      </w:pPr>
    </w:p>
    <w:p w14:paraId="03E04369" w14:textId="77777777" w:rsidR="00475DC9" w:rsidRPr="007273C4" w:rsidRDefault="00475DC9" w:rsidP="00475DC9">
      <w:pPr>
        <w:pStyle w:val="a7"/>
        <w:jc w:val="right"/>
        <w:rPr>
          <w:lang w:val="ru-RU"/>
        </w:rPr>
      </w:pPr>
      <w:r w:rsidRPr="007273C4">
        <w:rPr>
          <w:lang w:val="ru-RU"/>
        </w:rPr>
        <w:t>Подсистема «обязательное медицинское страхование» СПУ ЕМИАС</w:t>
      </w:r>
    </w:p>
    <w:p w14:paraId="4D86C44C" w14:textId="77777777" w:rsidR="00475DC9" w:rsidRPr="007273C4" w:rsidRDefault="00475DC9" w:rsidP="00475DC9">
      <w:pPr>
        <w:pStyle w:val="a7"/>
        <w:jc w:val="right"/>
        <w:rPr>
          <w:lang w:val="ru-RU"/>
        </w:rPr>
      </w:pPr>
      <w:r w:rsidRPr="007273C4">
        <w:rPr>
          <w:lang w:val="ru-RU"/>
        </w:rPr>
        <w:t>АРМ ПРИКРЕПЛЕНИЙ, требования</w:t>
      </w:r>
    </w:p>
    <w:p w14:paraId="46257771" w14:textId="77777777" w:rsidR="00475DC9" w:rsidRPr="007273C4" w:rsidRDefault="00475DC9" w:rsidP="00475DC9">
      <w:pPr>
        <w:jc w:val="right"/>
      </w:pPr>
    </w:p>
    <w:p w14:paraId="2664101B" w14:textId="68561427" w:rsidR="00475DC9" w:rsidRPr="00E36610" w:rsidRDefault="007F4A0A" w:rsidP="00475DC9">
      <w:pPr>
        <w:jc w:val="right"/>
      </w:pPr>
      <w:r w:rsidRPr="007273C4">
        <w:t>Версия 0.</w:t>
      </w:r>
      <w:r w:rsidR="00501800">
        <w:t>20</w:t>
      </w:r>
    </w:p>
    <w:p w14:paraId="67CA9E6B" w14:textId="77777777" w:rsidR="00475DC9" w:rsidRPr="007273C4" w:rsidRDefault="00475DC9" w:rsidP="00475DC9"/>
    <w:p w14:paraId="632C5B11" w14:textId="77777777" w:rsidR="00475DC9" w:rsidRPr="007273C4" w:rsidRDefault="00475DC9" w:rsidP="00475DC9"/>
    <w:p w14:paraId="37AE801B" w14:textId="77777777" w:rsidR="00475DC9" w:rsidRPr="00E36610" w:rsidRDefault="00475DC9" w:rsidP="00475DC9"/>
    <w:p w14:paraId="3C7558FC" w14:textId="77777777" w:rsidR="00475DC9" w:rsidRPr="007273C4" w:rsidRDefault="00475DC9" w:rsidP="00475DC9"/>
    <w:p w14:paraId="7CE398D4" w14:textId="77777777" w:rsidR="00475DC9" w:rsidRPr="007273C4" w:rsidRDefault="00475DC9" w:rsidP="00475DC9"/>
    <w:p w14:paraId="426B02B0" w14:textId="77777777" w:rsidR="00475DC9" w:rsidRPr="007273C4" w:rsidRDefault="00475DC9" w:rsidP="00475DC9"/>
    <w:p w14:paraId="1E52F594" w14:textId="77777777" w:rsidR="00475DC9" w:rsidRPr="007273C4" w:rsidRDefault="00475DC9" w:rsidP="00475DC9"/>
    <w:p w14:paraId="6FA3E7DC" w14:textId="77777777" w:rsidR="00475DC9" w:rsidRPr="007273C4" w:rsidRDefault="00475DC9" w:rsidP="00475DC9"/>
    <w:p w14:paraId="7E02CC7E" w14:textId="77777777" w:rsidR="00475DC9" w:rsidRPr="007273C4" w:rsidRDefault="00475DC9" w:rsidP="00475DC9"/>
    <w:p w14:paraId="4C6BFB6E" w14:textId="77777777" w:rsidR="00475DC9" w:rsidRPr="007273C4" w:rsidRDefault="00475DC9" w:rsidP="00475DC9"/>
    <w:p w14:paraId="659975F6" w14:textId="77777777" w:rsidR="00475DC9" w:rsidRPr="007273C4" w:rsidRDefault="00475DC9" w:rsidP="00475DC9"/>
    <w:p w14:paraId="4B4F57C0" w14:textId="77777777" w:rsidR="00475DC9" w:rsidRPr="007273C4" w:rsidRDefault="00475DC9" w:rsidP="00475DC9"/>
    <w:p w14:paraId="3DE6447B" w14:textId="77777777" w:rsidR="00475DC9" w:rsidRPr="007273C4" w:rsidRDefault="00475DC9" w:rsidP="00475DC9"/>
    <w:p w14:paraId="45DDF375" w14:textId="77777777" w:rsidR="00475DC9" w:rsidRPr="007273C4" w:rsidRDefault="00475DC9" w:rsidP="00475DC9"/>
    <w:p w14:paraId="6ED1A1FF" w14:textId="77777777" w:rsidR="00475DC9" w:rsidRPr="007273C4" w:rsidRDefault="00475DC9" w:rsidP="00475DC9"/>
    <w:p w14:paraId="7B40B350" w14:textId="77777777" w:rsidR="00475DC9" w:rsidRPr="007273C4" w:rsidRDefault="00475DC9" w:rsidP="00475DC9">
      <w:pPr>
        <w:rPr>
          <w:b/>
          <w:sz w:val="28"/>
        </w:rPr>
      </w:pPr>
      <w:bookmarkStart w:id="0" w:name="_Toc202244512"/>
      <w:r w:rsidRPr="007273C4">
        <w:rPr>
          <w:b/>
          <w:sz w:val="28"/>
        </w:rPr>
        <w:t>Содержание</w:t>
      </w:r>
    </w:p>
    <w:p w14:paraId="7C2BF1AE" w14:textId="77777777" w:rsidR="00475DC9" w:rsidRPr="007273C4" w:rsidRDefault="00475DC9" w:rsidP="00475DC9"/>
    <w:p w14:paraId="1FB1712D" w14:textId="77777777" w:rsidR="009E3554" w:rsidRDefault="00475DC9">
      <w:pPr>
        <w:pStyle w:val="10"/>
        <w:tabs>
          <w:tab w:val="left" w:pos="440"/>
          <w:tab w:val="right" w:leader="dot" w:pos="10053"/>
        </w:tabs>
        <w:rPr>
          <w:ins w:id="1" w:author="Автор"/>
          <w:rFonts w:asciiTheme="minorHAnsi" w:eastAsiaTheme="minorEastAsia" w:hAnsiTheme="minorHAnsi" w:cstheme="minorBidi"/>
          <w:noProof/>
        </w:rPr>
      </w:pPr>
      <w:r w:rsidRPr="007273C4">
        <w:rPr>
          <w:b/>
          <w:sz w:val="32"/>
          <w:szCs w:val="32"/>
        </w:rPr>
        <w:fldChar w:fldCharType="begin"/>
      </w:r>
      <w:r w:rsidRPr="007273C4">
        <w:rPr>
          <w:b/>
          <w:sz w:val="32"/>
          <w:szCs w:val="32"/>
        </w:rPr>
        <w:instrText xml:space="preserve"> TOC \o "1-3" \h \z \u </w:instrText>
      </w:r>
      <w:r w:rsidRPr="007273C4">
        <w:rPr>
          <w:b/>
          <w:sz w:val="32"/>
          <w:szCs w:val="32"/>
        </w:rPr>
        <w:fldChar w:fldCharType="separate"/>
      </w:r>
      <w:ins w:id="2" w:author="Автор">
        <w:r w:rsidR="009E3554" w:rsidRPr="008240CF">
          <w:rPr>
            <w:rStyle w:val="a6"/>
            <w:noProof/>
          </w:rPr>
          <w:fldChar w:fldCharType="begin"/>
        </w:r>
        <w:r w:rsidR="009E3554" w:rsidRPr="008240CF">
          <w:rPr>
            <w:rStyle w:val="a6"/>
            <w:noProof/>
          </w:rPr>
          <w:instrText xml:space="preserve"> </w:instrText>
        </w:r>
        <w:r w:rsidR="009E3554">
          <w:rPr>
            <w:noProof/>
          </w:rPr>
          <w:instrText>HYPERLINK \l "_Toc454389834"</w:instrText>
        </w:r>
        <w:r w:rsidR="009E3554" w:rsidRPr="008240CF">
          <w:rPr>
            <w:rStyle w:val="a6"/>
            <w:noProof/>
          </w:rPr>
          <w:instrText xml:space="preserve"> </w:instrText>
        </w:r>
        <w:r w:rsidR="009E3554" w:rsidRPr="008240CF">
          <w:rPr>
            <w:rStyle w:val="a6"/>
            <w:noProof/>
          </w:rPr>
          <w:fldChar w:fldCharType="separate"/>
        </w:r>
        <w:r w:rsidR="009E3554" w:rsidRPr="008240CF">
          <w:rPr>
            <w:rStyle w:val="a6"/>
            <w:noProof/>
          </w:rPr>
          <w:t>1</w:t>
        </w:r>
        <w:r w:rsidR="009E3554">
          <w:rPr>
            <w:rFonts w:asciiTheme="minorHAnsi" w:eastAsiaTheme="minorEastAsia" w:hAnsiTheme="minorHAnsi" w:cstheme="minorBidi"/>
            <w:noProof/>
          </w:rPr>
          <w:tab/>
        </w:r>
        <w:r w:rsidR="009E3554" w:rsidRPr="008240CF">
          <w:rPr>
            <w:rStyle w:val="a6"/>
            <w:noProof/>
          </w:rPr>
          <w:t>Введение</w:t>
        </w:r>
        <w:r w:rsidR="009E3554">
          <w:rPr>
            <w:noProof/>
            <w:webHidden/>
          </w:rPr>
          <w:tab/>
        </w:r>
        <w:r w:rsidR="009E3554">
          <w:rPr>
            <w:noProof/>
            <w:webHidden/>
          </w:rPr>
          <w:fldChar w:fldCharType="begin"/>
        </w:r>
        <w:r w:rsidR="009E3554">
          <w:rPr>
            <w:noProof/>
            <w:webHidden/>
          </w:rPr>
          <w:instrText xml:space="preserve"> PAGEREF _Toc454389834 \h </w:instrText>
        </w:r>
      </w:ins>
      <w:r w:rsidR="009E3554">
        <w:rPr>
          <w:noProof/>
          <w:webHidden/>
        </w:rPr>
      </w:r>
      <w:r w:rsidR="009E3554">
        <w:rPr>
          <w:noProof/>
          <w:webHidden/>
        </w:rPr>
        <w:fldChar w:fldCharType="separate"/>
      </w:r>
      <w:ins w:id="3" w:author="Автор">
        <w:r w:rsidR="009E3554">
          <w:rPr>
            <w:noProof/>
            <w:webHidden/>
          </w:rPr>
          <w:t>8</w:t>
        </w:r>
        <w:r w:rsidR="009E3554">
          <w:rPr>
            <w:noProof/>
            <w:webHidden/>
          </w:rPr>
          <w:fldChar w:fldCharType="end"/>
        </w:r>
        <w:r w:rsidR="009E3554" w:rsidRPr="008240CF">
          <w:rPr>
            <w:rStyle w:val="a6"/>
            <w:noProof/>
          </w:rPr>
          <w:fldChar w:fldCharType="end"/>
        </w:r>
      </w:ins>
    </w:p>
    <w:p w14:paraId="754F9AD8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4" w:author="Автор"/>
          <w:rFonts w:asciiTheme="minorHAnsi" w:eastAsiaTheme="minorEastAsia" w:hAnsiTheme="minorHAnsi" w:cstheme="minorBidi"/>
          <w:noProof/>
        </w:rPr>
      </w:pPr>
      <w:ins w:id="5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"_Toc454389835"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Назначение данного документа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_Toc454389835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Автор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9F445F6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7" w:author="Автор"/>
          <w:rFonts w:asciiTheme="minorHAnsi" w:eastAsiaTheme="minorEastAsia" w:hAnsiTheme="minorHAnsi" w:cstheme="minorBidi"/>
          <w:noProof/>
        </w:rPr>
      </w:pPr>
      <w:ins w:id="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"_Toc454389836"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Общие положения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_Toc454389836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Автор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7B2C9AA6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0" w:author="Автор"/>
          <w:rFonts w:asciiTheme="minorHAnsi" w:eastAsiaTheme="minorEastAsia" w:hAnsiTheme="minorHAnsi" w:cstheme="minorBidi"/>
          <w:noProof/>
        </w:rPr>
      </w:pPr>
      <w:ins w:id="1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"_Toc454389837"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Пользователи и роли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_Toc454389837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Автор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7935B98D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3" w:author="Автор"/>
          <w:rFonts w:asciiTheme="minorHAnsi" w:eastAsiaTheme="minorEastAsia" w:hAnsiTheme="minorHAnsi" w:cstheme="minorBidi"/>
          <w:noProof/>
        </w:rPr>
      </w:pPr>
      <w:ins w:id="1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"_Toc454389838"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Функциональные требования к АРМ прикрпелений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_Toc454389838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Автор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D1C61F7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6" w:author="Автор"/>
          <w:rFonts w:asciiTheme="minorHAnsi" w:eastAsiaTheme="minorEastAsia" w:hAnsiTheme="minorHAnsi" w:cstheme="minorBidi"/>
          <w:noProof/>
        </w:rPr>
      </w:pPr>
      <w:ins w:id="17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"_Toc454389839"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Принятые допущения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_Toc454389839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Автор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64E7116D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9" w:author="Автор"/>
          <w:rFonts w:asciiTheme="minorHAnsi" w:eastAsiaTheme="minorEastAsia" w:hAnsiTheme="minorHAnsi" w:cstheme="minorBidi"/>
          <w:noProof/>
        </w:rPr>
      </w:pPr>
      <w:ins w:id="20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"_Toc454389840"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Общий сценарий использования АРМ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Автор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F94747E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22" w:author="Автор"/>
          <w:rFonts w:asciiTheme="minorHAnsi" w:eastAsiaTheme="minorEastAsia" w:hAnsiTheme="minorHAnsi" w:cstheme="minorBidi"/>
          <w:noProof/>
        </w:rPr>
      </w:pPr>
      <w:ins w:id="23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"_Toc454389841"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Запрос данных об изменениях прикреплений из ИШ ЕРЗ (FR3)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Автор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4D45BCD8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25" w:author="Автор"/>
          <w:rFonts w:asciiTheme="minorHAnsi" w:eastAsiaTheme="minorEastAsia" w:hAnsiTheme="minorHAnsi" w:cstheme="minorBidi"/>
          <w:noProof/>
        </w:rPr>
      </w:pPr>
      <w:ins w:id="26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"_Toc454389842"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Автор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76A97B8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28" w:author="Автор"/>
          <w:rFonts w:asciiTheme="minorHAnsi" w:eastAsiaTheme="minorEastAsia" w:hAnsiTheme="minorHAnsi" w:cstheme="minorBidi"/>
          <w:noProof/>
        </w:rPr>
      </w:pPr>
      <w:ins w:id="29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"_Toc454389843"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  <w:lang w:val="en-US"/>
          </w:rPr>
          <w:t>3.1.1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Автор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F4B1AE1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31" w:author="Автор"/>
          <w:rFonts w:asciiTheme="minorHAnsi" w:eastAsiaTheme="minorEastAsia" w:hAnsiTheme="minorHAnsi" w:cstheme="minorBidi"/>
          <w:noProof/>
        </w:rPr>
      </w:pPr>
      <w:ins w:id="32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"_Toc454389844"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Функциональные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Автор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F52E396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34" w:author="Автор"/>
          <w:rFonts w:asciiTheme="minorHAnsi" w:eastAsiaTheme="minorEastAsia" w:hAnsiTheme="minorHAnsi" w:cstheme="minorBidi"/>
          <w:noProof/>
        </w:rPr>
      </w:pPr>
      <w:ins w:id="35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Состав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Автор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49F1ADA9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37" w:author="Автор"/>
          <w:rFonts w:asciiTheme="minorHAnsi" w:eastAsiaTheme="minorEastAsia" w:hAnsiTheme="minorHAnsi" w:cstheme="minorBidi"/>
          <w:noProof/>
        </w:rPr>
      </w:pPr>
      <w:ins w:id="3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Сценарии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Автор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7A000C3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40" w:author="Автор"/>
          <w:rFonts w:asciiTheme="minorHAnsi" w:eastAsiaTheme="minorEastAsia" w:hAnsiTheme="minorHAnsi" w:cstheme="minorBidi"/>
          <w:noProof/>
        </w:rPr>
      </w:pPr>
      <w:ins w:id="4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  <w:lang w:val="en-US"/>
          </w:rPr>
          <w:t>UC</w:t>
        </w:r>
        <w:r w:rsidRPr="008240CF">
          <w:rPr>
            <w:rStyle w:val="a6"/>
            <w:noProof/>
          </w:rPr>
          <w:t xml:space="preserve"> «Получить и отобразить данные из ИШ ЕРЗ»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Автор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04A26E9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43" w:author="Автор"/>
          <w:rFonts w:asciiTheme="minorHAnsi" w:eastAsiaTheme="minorEastAsia" w:hAnsiTheme="minorHAnsi" w:cstheme="minorBidi"/>
          <w:noProof/>
        </w:rPr>
      </w:pPr>
      <w:ins w:id="4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  <w:lang w:val="en-US"/>
          </w:rPr>
          <w:t>UC</w:t>
        </w:r>
        <w:r w:rsidRPr="008240CF">
          <w:rPr>
            <w:rStyle w:val="a6"/>
            <w:noProof/>
          </w:rPr>
          <w:t xml:space="preserve"> «Обновить и отобразить данные из ИШ ЕРЗ»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Автор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27C38BF7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46" w:author="Автор"/>
          <w:rFonts w:asciiTheme="minorHAnsi" w:eastAsiaTheme="minorEastAsia" w:hAnsiTheme="minorHAnsi" w:cstheme="minorBidi"/>
          <w:noProof/>
        </w:rPr>
      </w:pPr>
      <w:ins w:id="47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"_Toc454389849"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Получение данных из ИШ ЕРЗ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_Toc454389849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Автор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3DD5BF9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49" w:author="Автор"/>
          <w:rFonts w:asciiTheme="minorHAnsi" w:eastAsiaTheme="minorEastAsia" w:hAnsiTheme="minorHAnsi" w:cstheme="minorBidi"/>
          <w:noProof/>
        </w:rPr>
      </w:pPr>
      <w:ins w:id="50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"_Toc454389850"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Алгоритм определения страховой принадлежности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Автор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2E1E1FBF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52" w:author="Автор"/>
          <w:rFonts w:asciiTheme="minorHAnsi" w:eastAsiaTheme="minorEastAsia" w:hAnsiTheme="minorHAnsi" w:cstheme="minorBidi"/>
          <w:noProof/>
        </w:rPr>
      </w:pPr>
      <w:ins w:id="53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"_Toc454389851"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Алгоритм выбора нового прикрепления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Автор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4B4B661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55" w:author="Автор"/>
          <w:rFonts w:asciiTheme="minorHAnsi" w:eastAsiaTheme="minorEastAsia" w:hAnsiTheme="minorHAnsi" w:cstheme="minorBidi"/>
          <w:noProof/>
        </w:rPr>
      </w:pPr>
      <w:ins w:id="56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"_Toc454389852"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Формирование и отправка посылок в СМО (FR34)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Автор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3C598D5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58" w:author="Автор"/>
          <w:rFonts w:asciiTheme="minorHAnsi" w:eastAsiaTheme="minorEastAsia" w:hAnsiTheme="minorHAnsi" w:cstheme="minorBidi"/>
          <w:noProof/>
        </w:rPr>
      </w:pPr>
      <w:ins w:id="59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"_Toc454389853"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Автор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E84E4F1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61" w:author="Автор"/>
          <w:rFonts w:asciiTheme="minorHAnsi" w:eastAsiaTheme="minorEastAsia" w:hAnsiTheme="minorHAnsi" w:cstheme="minorBidi"/>
          <w:noProof/>
        </w:rPr>
      </w:pPr>
      <w:ins w:id="62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"_Toc454389854"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Функциональные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Автор"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B4FC8EC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64" w:author="Автор"/>
          <w:rFonts w:asciiTheme="minorHAnsi" w:eastAsiaTheme="minorEastAsia" w:hAnsiTheme="minorHAnsi" w:cstheme="minorBidi"/>
          <w:noProof/>
        </w:rPr>
      </w:pPr>
      <w:ins w:id="65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Сценарии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Автор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EDBB145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67" w:author="Автор"/>
          <w:rFonts w:asciiTheme="minorHAnsi" w:eastAsiaTheme="minorEastAsia" w:hAnsiTheme="minorHAnsi" w:cstheme="minorBidi"/>
          <w:noProof/>
        </w:rPr>
      </w:pPr>
      <w:ins w:id="6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  <w:lang w:val="en-US"/>
          </w:rPr>
          <w:t>UC</w:t>
        </w:r>
        <w:r w:rsidRPr="008240CF">
          <w:rPr>
            <w:rStyle w:val="a6"/>
            <w:noProof/>
          </w:rPr>
          <w:t xml:space="preserve"> «Сформировать и отправить ИП»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Автор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D2C6C00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70" w:author="Автор"/>
          <w:rFonts w:asciiTheme="minorHAnsi" w:eastAsiaTheme="minorEastAsia" w:hAnsiTheme="minorHAnsi" w:cstheme="minorBidi"/>
          <w:noProof/>
        </w:rPr>
      </w:pPr>
      <w:ins w:id="7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Формирование ИП для отправки из МО в СМО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Автор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4C37FDDD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73" w:author="Автор"/>
          <w:rFonts w:asciiTheme="minorHAnsi" w:eastAsiaTheme="minorEastAsia" w:hAnsiTheme="minorHAnsi" w:cstheme="minorBidi"/>
          <w:noProof/>
        </w:rPr>
      </w:pPr>
      <w:ins w:id="7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Формирование файла паспорта реестра прикрепленных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Автор"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B12D42A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76" w:author="Автор"/>
          <w:rFonts w:asciiTheme="minorHAnsi" w:eastAsiaTheme="minorEastAsia" w:hAnsiTheme="minorHAnsi" w:cstheme="minorBidi"/>
          <w:noProof/>
        </w:rPr>
      </w:pPr>
      <w:ins w:id="77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"_Toc454389859"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Формирование ZIP-архива 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Автор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C6210AC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79" w:author="Автор"/>
          <w:rFonts w:asciiTheme="minorHAnsi" w:eastAsiaTheme="minorEastAsia" w:hAnsiTheme="minorHAnsi" w:cstheme="minorBidi"/>
          <w:noProof/>
        </w:rPr>
      </w:pPr>
      <w:ins w:id="80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"_Toc454389860"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Получение ответной посылки из СМО (</w:t>
        </w:r>
        <w:r w:rsidRPr="008240CF">
          <w:rPr>
            <w:rStyle w:val="a6"/>
            <w:noProof/>
            <w:lang w:val="en-US"/>
          </w:rPr>
          <w:t>FR</w:t>
        </w:r>
        <w:r w:rsidRPr="008240CF">
          <w:rPr>
            <w:rStyle w:val="a6"/>
            <w:noProof/>
          </w:rPr>
          <w:t>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Автор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9265FEB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82" w:author="Автор"/>
          <w:rFonts w:asciiTheme="minorHAnsi" w:eastAsiaTheme="minorEastAsia" w:hAnsiTheme="minorHAnsi" w:cstheme="minorBidi"/>
          <w:noProof/>
        </w:rPr>
      </w:pPr>
      <w:ins w:id="83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"_Toc454389861"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Сценарии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Автор"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703A6E25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85" w:author="Автор"/>
          <w:rFonts w:asciiTheme="minorHAnsi" w:eastAsiaTheme="minorEastAsia" w:hAnsiTheme="minorHAnsi" w:cstheme="minorBidi"/>
          <w:noProof/>
        </w:rPr>
      </w:pPr>
      <w:ins w:id="86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"_Toc454389862"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Состав ответной 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Автор"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CA06EFD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88" w:author="Автор"/>
          <w:rFonts w:asciiTheme="minorHAnsi" w:eastAsiaTheme="minorEastAsia" w:hAnsiTheme="minorHAnsi" w:cstheme="minorBidi"/>
          <w:noProof/>
        </w:rPr>
      </w:pPr>
      <w:ins w:id="89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"_Toc454389863"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Просмотр ошибок прикреплений из ответа СМО (</w:t>
        </w:r>
        <w:r w:rsidRPr="008240CF">
          <w:rPr>
            <w:rStyle w:val="a6"/>
            <w:noProof/>
            <w:lang w:val="en-US"/>
          </w:rPr>
          <w:t>FR</w:t>
        </w:r>
        <w:r w:rsidRPr="008240CF">
          <w:rPr>
            <w:rStyle w:val="a6"/>
            <w:noProof/>
          </w:rPr>
          <w:t>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Автор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1CEA8D2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91" w:author="Автор"/>
          <w:rFonts w:asciiTheme="minorHAnsi" w:eastAsiaTheme="minorEastAsia" w:hAnsiTheme="minorHAnsi" w:cstheme="minorBidi"/>
          <w:noProof/>
        </w:rPr>
      </w:pPr>
      <w:ins w:id="92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"_Toc454389864"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Автор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702F29A6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94" w:author="Автор"/>
          <w:rFonts w:asciiTheme="minorHAnsi" w:eastAsiaTheme="minorEastAsia" w:hAnsiTheme="minorHAnsi" w:cstheme="minorBidi"/>
          <w:noProof/>
        </w:rPr>
      </w:pPr>
      <w:ins w:id="95" w:author="Автор">
        <w:r w:rsidRPr="008240CF">
          <w:rPr>
            <w:rStyle w:val="a6"/>
            <w:noProof/>
          </w:rPr>
          <w:lastRenderedPageBreak/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Автор"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C5DA956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97" w:author="Автор"/>
          <w:rFonts w:asciiTheme="minorHAnsi" w:eastAsiaTheme="minorEastAsia" w:hAnsiTheme="minorHAnsi" w:cstheme="minorBidi"/>
          <w:noProof/>
        </w:rPr>
      </w:pPr>
      <w:ins w:id="9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Функциональные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Автор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0362588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00" w:author="Автор"/>
          <w:rFonts w:asciiTheme="minorHAnsi" w:eastAsiaTheme="minorEastAsia" w:hAnsiTheme="minorHAnsi" w:cstheme="minorBidi"/>
          <w:noProof/>
        </w:rPr>
      </w:pPr>
      <w:ins w:id="10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Состав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Автор"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84A8B5B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03" w:author="Автор"/>
          <w:rFonts w:asciiTheme="minorHAnsi" w:eastAsiaTheme="minorEastAsia" w:hAnsiTheme="minorHAnsi" w:cstheme="minorBidi"/>
          <w:noProof/>
        </w:rPr>
      </w:pPr>
      <w:ins w:id="10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Формат файла экспорта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Автор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2ED0D756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06" w:author="Автор"/>
          <w:rFonts w:asciiTheme="minorHAnsi" w:eastAsiaTheme="minorEastAsia" w:hAnsiTheme="minorHAnsi" w:cstheme="minorBidi"/>
          <w:noProof/>
        </w:rPr>
      </w:pPr>
      <w:ins w:id="107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"_Toc454389869"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Сценарии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_Toc454389869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Автор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CE1B757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09" w:author="Автор"/>
          <w:rFonts w:asciiTheme="minorHAnsi" w:eastAsiaTheme="minorEastAsia" w:hAnsiTheme="minorHAnsi" w:cstheme="minorBidi"/>
          <w:noProof/>
        </w:rPr>
      </w:pPr>
      <w:ins w:id="110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"_Toc454389870"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6.2.1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  <w:lang w:val="en-US"/>
          </w:rPr>
          <w:t>UC</w:t>
        </w:r>
        <w:r w:rsidRPr="008240CF">
          <w:rPr>
            <w:rStyle w:val="a6"/>
            <w:noProof/>
          </w:rPr>
          <w:t xml:space="preserve"> «Просмотр ошибок прикреплений»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Автор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A4347D2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12" w:author="Автор"/>
          <w:rFonts w:asciiTheme="minorHAnsi" w:eastAsiaTheme="minorEastAsia" w:hAnsiTheme="minorHAnsi" w:cstheme="minorBidi"/>
          <w:noProof/>
        </w:rPr>
      </w:pPr>
      <w:ins w:id="113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"_Toc454389871"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  <w:lang w:val="en-US"/>
          </w:rPr>
          <w:t>6.2.2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  <w:lang w:val="en-US"/>
          </w:rPr>
          <w:t>Отображение окна с данными застрахованного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Автор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2226F425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15" w:author="Автор"/>
          <w:rFonts w:asciiTheme="minorHAnsi" w:eastAsiaTheme="minorEastAsia" w:hAnsiTheme="minorHAnsi" w:cstheme="minorBidi"/>
          <w:noProof/>
        </w:rPr>
      </w:pPr>
      <w:ins w:id="116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"_Toc454389872"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Поиск прикреплений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Автор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4B70F367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18" w:author="Автор"/>
          <w:rFonts w:asciiTheme="minorHAnsi" w:eastAsiaTheme="minorEastAsia" w:hAnsiTheme="minorHAnsi" w:cstheme="minorBidi"/>
          <w:noProof/>
        </w:rPr>
      </w:pPr>
      <w:ins w:id="119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"_Toc454389873"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Автор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47368697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21" w:author="Автор"/>
          <w:rFonts w:asciiTheme="minorHAnsi" w:eastAsiaTheme="minorEastAsia" w:hAnsiTheme="minorHAnsi" w:cstheme="minorBidi"/>
          <w:noProof/>
        </w:rPr>
      </w:pPr>
      <w:ins w:id="122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"_Toc454389874"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Макет экрана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Автор"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1D63656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24" w:author="Автор"/>
          <w:rFonts w:asciiTheme="minorHAnsi" w:eastAsiaTheme="minorEastAsia" w:hAnsiTheme="minorHAnsi" w:cstheme="minorBidi"/>
          <w:noProof/>
        </w:rPr>
      </w:pPr>
      <w:ins w:id="125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Функциональные кнопки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Автор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61EF2ECC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27" w:author="Автор"/>
          <w:rFonts w:asciiTheme="minorHAnsi" w:eastAsiaTheme="minorEastAsia" w:hAnsiTheme="minorHAnsi" w:cstheme="minorBidi"/>
          <w:noProof/>
        </w:rPr>
      </w:pPr>
      <w:ins w:id="12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Состав полей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Автор"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2FE332BC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30" w:author="Автор"/>
          <w:rFonts w:asciiTheme="minorHAnsi" w:eastAsiaTheme="minorEastAsia" w:hAnsiTheme="minorHAnsi" w:cstheme="minorBidi"/>
          <w:noProof/>
        </w:rPr>
      </w:pPr>
      <w:ins w:id="13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Формат файла экспорта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Автор"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A1E1BFB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33" w:author="Автор"/>
          <w:rFonts w:asciiTheme="minorHAnsi" w:eastAsiaTheme="minorEastAsia" w:hAnsiTheme="minorHAnsi" w:cstheme="minorBidi"/>
          <w:noProof/>
        </w:rPr>
      </w:pPr>
      <w:ins w:id="13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Сценарии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Автор"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024432D" w14:textId="77777777" w:rsidR="009E3554" w:rsidRDefault="009E3554">
      <w:pPr>
        <w:pStyle w:val="31"/>
        <w:tabs>
          <w:tab w:val="left" w:pos="1100"/>
          <w:tab w:val="right" w:leader="dot" w:pos="10053"/>
        </w:tabs>
        <w:rPr>
          <w:ins w:id="136" w:author="Автор"/>
          <w:rFonts w:asciiTheme="minorHAnsi" w:eastAsiaTheme="minorEastAsia" w:hAnsiTheme="minorHAnsi" w:cstheme="minorBidi"/>
          <w:noProof/>
        </w:rPr>
      </w:pPr>
      <w:ins w:id="137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"_Toc454389879"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UC «Поиск прикреплений»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Автор"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7A31EAC3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39" w:author="Автор"/>
          <w:rFonts w:asciiTheme="minorHAnsi" w:eastAsiaTheme="minorEastAsia" w:hAnsiTheme="minorHAnsi" w:cstheme="minorBidi"/>
          <w:noProof/>
        </w:rPr>
      </w:pPr>
      <w:ins w:id="140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"_Toc454389880"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Логическая модель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Автор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68083DBD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42" w:author="Автор"/>
          <w:rFonts w:asciiTheme="minorHAnsi" w:eastAsiaTheme="minorEastAsia" w:hAnsiTheme="minorHAnsi" w:cstheme="minorBidi"/>
          <w:noProof/>
        </w:rPr>
      </w:pPr>
      <w:ins w:id="143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"_Toc454389881"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Просмотр истории обмена ИП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Автор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1F356217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45" w:author="Автор"/>
          <w:rFonts w:asciiTheme="minorHAnsi" w:eastAsiaTheme="minorEastAsia" w:hAnsiTheme="minorHAnsi" w:cstheme="minorBidi"/>
          <w:noProof/>
        </w:rPr>
      </w:pPr>
      <w:ins w:id="146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"_Toc454389882"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Перечень ошибок/сообщений в ответной ИП от СМО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Автор"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E00CB72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48" w:author="Автор"/>
          <w:rFonts w:asciiTheme="minorHAnsi" w:eastAsiaTheme="minorEastAsia" w:hAnsiTheme="minorHAnsi" w:cstheme="minorBidi"/>
          <w:noProof/>
        </w:rPr>
      </w:pPr>
      <w:ins w:id="149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"_Toc454389883"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  <w:lang w:val="en-US"/>
          </w:rPr>
          <w:t>11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Диаграма</w:t>
        </w:r>
        <w:r w:rsidRPr="008240CF">
          <w:rPr>
            <w:rStyle w:val="a6"/>
            <w:noProof/>
            <w:lang w:val="en-US"/>
          </w:rPr>
          <w:t xml:space="preserve"> </w:t>
        </w:r>
        <w:r w:rsidRPr="008240CF">
          <w:rPr>
            <w:rStyle w:val="a6"/>
            <w:noProof/>
          </w:rPr>
          <w:t>статусов</w:t>
        </w:r>
        <w:r w:rsidRPr="008240CF">
          <w:rPr>
            <w:rStyle w:val="a6"/>
            <w:noProof/>
            <w:lang w:val="en-US"/>
          </w:rPr>
          <w:t xml:space="preserve"> </w:t>
        </w:r>
        <w:r w:rsidRPr="008240CF">
          <w:rPr>
            <w:rStyle w:val="a6"/>
            <w:noProof/>
          </w:rPr>
          <w:t>сущности</w:t>
        </w:r>
        <w:r w:rsidRPr="008240CF">
          <w:rPr>
            <w:rStyle w:val="a6"/>
            <w:noProof/>
            <w:lang w:val="en-US"/>
          </w:rPr>
          <w:t xml:space="preserve"> spu_erz_attachments_session_payer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0" w:author="Автор"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F89AC01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51" w:author="Автор"/>
          <w:rFonts w:asciiTheme="minorHAnsi" w:eastAsiaTheme="minorEastAsia" w:hAnsiTheme="minorHAnsi" w:cstheme="minorBidi"/>
          <w:noProof/>
        </w:rPr>
      </w:pPr>
      <w:ins w:id="152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"_Toc454389884"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Пользовательские права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3" w:author="Автор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F98892A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54" w:author="Автор"/>
          <w:rFonts w:asciiTheme="minorHAnsi" w:eastAsiaTheme="minorEastAsia" w:hAnsiTheme="minorHAnsi" w:cstheme="minorBidi"/>
          <w:noProof/>
        </w:rPr>
      </w:pPr>
      <w:ins w:id="155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"_Toc454389885"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Актуализация прикреплений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6" w:author="Автор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59D2F230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57" w:author="Автор"/>
          <w:rFonts w:asciiTheme="minorHAnsi" w:eastAsiaTheme="minorEastAsia" w:hAnsiTheme="minorHAnsi" w:cstheme="minorBidi"/>
          <w:noProof/>
        </w:rPr>
      </w:pPr>
      <w:ins w:id="158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"_Toc454389886"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«Актуализация прикреплений: выбор дат»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9" w:author="Автор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0CA204CA" w14:textId="77777777" w:rsidR="009E3554" w:rsidRDefault="009E3554">
      <w:pPr>
        <w:pStyle w:val="20"/>
        <w:tabs>
          <w:tab w:val="left" w:pos="880"/>
          <w:tab w:val="right" w:leader="dot" w:pos="10053"/>
        </w:tabs>
        <w:rPr>
          <w:ins w:id="160" w:author="Автор"/>
          <w:rFonts w:asciiTheme="minorHAnsi" w:eastAsiaTheme="minorEastAsia" w:hAnsiTheme="minorHAnsi" w:cstheme="minorBidi"/>
          <w:noProof/>
        </w:rPr>
      </w:pPr>
      <w:ins w:id="161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"_Toc454389887"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«Актуализация прикреплений: отмена посылок»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2" w:author="Автор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3E9E7BB2" w14:textId="77777777" w:rsidR="009E3554" w:rsidRDefault="009E3554">
      <w:pPr>
        <w:pStyle w:val="10"/>
        <w:tabs>
          <w:tab w:val="left" w:pos="440"/>
          <w:tab w:val="right" w:leader="dot" w:pos="10053"/>
        </w:tabs>
        <w:rPr>
          <w:ins w:id="163" w:author="Автор"/>
          <w:rFonts w:asciiTheme="minorHAnsi" w:eastAsiaTheme="minorEastAsia" w:hAnsiTheme="minorHAnsi" w:cstheme="minorBidi"/>
          <w:noProof/>
        </w:rPr>
      </w:pPr>
      <w:ins w:id="164" w:author="Автор">
        <w:r w:rsidRPr="008240CF">
          <w:rPr>
            <w:rStyle w:val="a6"/>
            <w:noProof/>
          </w:rPr>
          <w:fldChar w:fldCharType="begin"/>
        </w:r>
        <w:r w:rsidRPr="008240CF">
          <w:rPr>
            <w:rStyle w:val="a6"/>
            <w:noProof/>
          </w:rPr>
          <w:instrText xml:space="preserve"> </w:instrText>
        </w:r>
        <w:r>
          <w:rPr>
            <w:noProof/>
          </w:rPr>
          <w:instrText>HYPERLINK \l "_Toc454389888"</w:instrText>
        </w:r>
        <w:r w:rsidRPr="008240CF">
          <w:rPr>
            <w:rStyle w:val="a6"/>
            <w:noProof/>
          </w:rPr>
          <w:instrText xml:space="preserve"> </w:instrText>
        </w:r>
        <w:r w:rsidRPr="008240CF">
          <w:rPr>
            <w:rStyle w:val="a6"/>
            <w:noProof/>
          </w:rPr>
          <w:fldChar w:fldCharType="separate"/>
        </w:r>
        <w:r w:rsidRPr="008240CF">
          <w:rPr>
            <w:rStyle w:val="a6"/>
            <w:noProof/>
          </w:rPr>
          <w:t>13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240CF">
          <w:rPr>
            <w:rStyle w:val="a6"/>
            <w:noProof/>
          </w:rPr>
          <w:t>Файл с перечнем пациентов с неопределенной страховой принадлежностью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_Toc454389888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65" w:author="Автор"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  <w:r w:rsidRPr="008240CF">
          <w:rPr>
            <w:rStyle w:val="a6"/>
            <w:noProof/>
          </w:rPr>
          <w:fldChar w:fldCharType="end"/>
        </w:r>
      </w:ins>
    </w:p>
    <w:p w14:paraId="63BCCD23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166" w:author="Автор"/>
          <w:rFonts w:asciiTheme="minorHAnsi" w:eastAsiaTheme="minorEastAsia" w:hAnsiTheme="minorHAnsi" w:cstheme="minorBidi"/>
          <w:noProof/>
        </w:rPr>
      </w:pPr>
      <w:del w:id="167" w:author="Автор">
        <w:r w:rsidRPr="009E3554" w:rsidDel="009E3554">
          <w:rPr>
            <w:rPrChange w:id="168" w:author="Автор">
              <w:rPr>
                <w:rStyle w:val="a6"/>
                <w:noProof/>
              </w:rPr>
            </w:rPrChange>
          </w:rPr>
          <w:delText>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69" w:author="Автор">
              <w:rPr>
                <w:rStyle w:val="a6"/>
                <w:noProof/>
              </w:rPr>
            </w:rPrChange>
          </w:rPr>
          <w:delText>Введение</w:delText>
        </w:r>
        <w:r w:rsidDel="009E3554">
          <w:rPr>
            <w:noProof/>
            <w:webHidden/>
          </w:rPr>
          <w:tab/>
          <w:delText>7</w:delText>
        </w:r>
      </w:del>
    </w:p>
    <w:p w14:paraId="5D169839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70" w:author="Автор"/>
          <w:rFonts w:asciiTheme="minorHAnsi" w:eastAsiaTheme="minorEastAsia" w:hAnsiTheme="minorHAnsi" w:cstheme="minorBidi"/>
          <w:noProof/>
        </w:rPr>
      </w:pPr>
      <w:del w:id="171" w:author="Автор">
        <w:r w:rsidRPr="009E3554" w:rsidDel="009E3554">
          <w:rPr>
            <w:rPrChange w:id="172" w:author="Автор">
              <w:rPr>
                <w:rStyle w:val="a6"/>
                <w:noProof/>
              </w:rPr>
            </w:rPrChange>
          </w:rPr>
          <w:delText>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73" w:author="Автор">
              <w:rPr>
                <w:rStyle w:val="a6"/>
                <w:noProof/>
              </w:rPr>
            </w:rPrChange>
          </w:rPr>
          <w:delText>Назначение данного документа</w:delText>
        </w:r>
        <w:r w:rsidDel="009E3554">
          <w:rPr>
            <w:noProof/>
            <w:webHidden/>
          </w:rPr>
          <w:tab/>
          <w:delText>7</w:delText>
        </w:r>
      </w:del>
    </w:p>
    <w:p w14:paraId="46DA9ABF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174" w:author="Автор"/>
          <w:rFonts w:asciiTheme="minorHAnsi" w:eastAsiaTheme="minorEastAsia" w:hAnsiTheme="minorHAnsi" w:cstheme="minorBidi"/>
          <w:noProof/>
        </w:rPr>
      </w:pPr>
      <w:del w:id="175" w:author="Автор">
        <w:r w:rsidRPr="009E3554" w:rsidDel="009E3554">
          <w:rPr>
            <w:rPrChange w:id="176" w:author="Автор">
              <w:rPr>
                <w:rStyle w:val="a6"/>
                <w:noProof/>
              </w:rPr>
            </w:rPrChange>
          </w:rPr>
          <w:delText>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77" w:author="Автор">
              <w:rPr>
                <w:rStyle w:val="a6"/>
                <w:noProof/>
              </w:rPr>
            </w:rPrChange>
          </w:rPr>
          <w:delText>Общие положения</w:delText>
        </w:r>
        <w:r w:rsidDel="009E3554">
          <w:rPr>
            <w:noProof/>
            <w:webHidden/>
          </w:rPr>
          <w:tab/>
          <w:delText>7</w:delText>
        </w:r>
      </w:del>
    </w:p>
    <w:p w14:paraId="4B6F7BA2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78" w:author="Автор"/>
          <w:rFonts w:asciiTheme="minorHAnsi" w:eastAsiaTheme="minorEastAsia" w:hAnsiTheme="minorHAnsi" w:cstheme="minorBidi"/>
          <w:noProof/>
        </w:rPr>
      </w:pPr>
      <w:del w:id="179" w:author="Автор">
        <w:r w:rsidRPr="009E3554" w:rsidDel="009E3554">
          <w:rPr>
            <w:rPrChange w:id="180" w:author="Автор">
              <w:rPr>
                <w:rStyle w:val="a6"/>
                <w:noProof/>
              </w:rPr>
            </w:rPrChange>
          </w:rPr>
          <w:delText>2.1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81" w:author="Автор">
              <w:rPr>
                <w:rStyle w:val="a6"/>
                <w:noProof/>
              </w:rPr>
            </w:rPrChange>
          </w:rPr>
          <w:delText>Пользователи и роли</w:delText>
        </w:r>
        <w:r w:rsidDel="009E3554">
          <w:rPr>
            <w:noProof/>
            <w:webHidden/>
          </w:rPr>
          <w:tab/>
          <w:delText>7</w:delText>
        </w:r>
      </w:del>
    </w:p>
    <w:p w14:paraId="0EE6E56C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82" w:author="Автор"/>
          <w:rFonts w:asciiTheme="minorHAnsi" w:eastAsiaTheme="minorEastAsia" w:hAnsiTheme="minorHAnsi" w:cstheme="minorBidi"/>
          <w:noProof/>
        </w:rPr>
      </w:pPr>
      <w:del w:id="183" w:author="Автор">
        <w:r w:rsidRPr="009E3554" w:rsidDel="009E3554">
          <w:rPr>
            <w:rPrChange w:id="184" w:author="Автор">
              <w:rPr>
                <w:rStyle w:val="a6"/>
                <w:noProof/>
              </w:rPr>
            </w:rPrChange>
          </w:rPr>
          <w:delText>2.2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85" w:author="Автор">
              <w:rPr>
                <w:rStyle w:val="a6"/>
                <w:noProof/>
              </w:rPr>
            </w:rPrChange>
          </w:rPr>
          <w:delText>Функциональные требования к АРМ прикрпелений</w:delText>
        </w:r>
        <w:r w:rsidDel="009E3554">
          <w:rPr>
            <w:noProof/>
            <w:webHidden/>
          </w:rPr>
          <w:tab/>
          <w:delText>7</w:delText>
        </w:r>
      </w:del>
    </w:p>
    <w:p w14:paraId="4AFC2578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86" w:author="Автор"/>
          <w:rFonts w:asciiTheme="minorHAnsi" w:eastAsiaTheme="minorEastAsia" w:hAnsiTheme="minorHAnsi" w:cstheme="minorBidi"/>
          <w:noProof/>
        </w:rPr>
      </w:pPr>
      <w:del w:id="187" w:author="Автор">
        <w:r w:rsidRPr="009E3554" w:rsidDel="009E3554">
          <w:rPr>
            <w:rPrChange w:id="188" w:author="Автор">
              <w:rPr>
                <w:rStyle w:val="a6"/>
                <w:noProof/>
              </w:rPr>
            </w:rPrChange>
          </w:rPr>
          <w:delText>2.3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89" w:author="Автор">
              <w:rPr>
                <w:rStyle w:val="a6"/>
                <w:noProof/>
              </w:rPr>
            </w:rPrChange>
          </w:rPr>
          <w:delText>Принятые допущения</w:delText>
        </w:r>
        <w:r w:rsidDel="009E3554">
          <w:rPr>
            <w:noProof/>
            <w:webHidden/>
          </w:rPr>
          <w:tab/>
          <w:delText>8</w:delText>
        </w:r>
      </w:del>
    </w:p>
    <w:p w14:paraId="46364024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90" w:author="Автор"/>
          <w:rFonts w:asciiTheme="minorHAnsi" w:eastAsiaTheme="minorEastAsia" w:hAnsiTheme="minorHAnsi" w:cstheme="minorBidi"/>
          <w:noProof/>
        </w:rPr>
      </w:pPr>
      <w:del w:id="191" w:author="Автор">
        <w:r w:rsidRPr="009E3554" w:rsidDel="009E3554">
          <w:rPr>
            <w:rPrChange w:id="192" w:author="Автор">
              <w:rPr>
                <w:rStyle w:val="a6"/>
                <w:noProof/>
              </w:rPr>
            </w:rPrChange>
          </w:rPr>
          <w:delText>2.4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93" w:author="Автор">
              <w:rPr>
                <w:rStyle w:val="a6"/>
                <w:noProof/>
              </w:rPr>
            </w:rPrChange>
          </w:rPr>
          <w:delText>Общий сценарий использования АРМ</w:delText>
        </w:r>
        <w:r w:rsidDel="009E3554">
          <w:rPr>
            <w:noProof/>
            <w:webHidden/>
          </w:rPr>
          <w:tab/>
          <w:delText>8</w:delText>
        </w:r>
      </w:del>
    </w:p>
    <w:p w14:paraId="2A476CDC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194" w:author="Автор"/>
          <w:rFonts w:asciiTheme="minorHAnsi" w:eastAsiaTheme="minorEastAsia" w:hAnsiTheme="minorHAnsi" w:cstheme="minorBidi"/>
          <w:noProof/>
        </w:rPr>
      </w:pPr>
      <w:del w:id="195" w:author="Автор">
        <w:r w:rsidRPr="009E3554" w:rsidDel="009E3554">
          <w:rPr>
            <w:rPrChange w:id="196" w:author="Автор">
              <w:rPr>
                <w:rStyle w:val="a6"/>
                <w:noProof/>
              </w:rPr>
            </w:rPrChange>
          </w:rPr>
          <w:delText>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197" w:author="Автор">
              <w:rPr>
                <w:rStyle w:val="a6"/>
                <w:noProof/>
              </w:rPr>
            </w:rPrChange>
          </w:rPr>
          <w:delText>Запрос данных об изменениях прикреплений из ИШ ЕРЗ (FR3)</w:delText>
        </w:r>
        <w:r w:rsidDel="009E3554">
          <w:rPr>
            <w:noProof/>
            <w:webHidden/>
          </w:rPr>
          <w:tab/>
          <w:delText>11</w:delText>
        </w:r>
      </w:del>
    </w:p>
    <w:p w14:paraId="11280E37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198" w:author="Автор"/>
          <w:rFonts w:asciiTheme="minorHAnsi" w:eastAsiaTheme="minorEastAsia" w:hAnsiTheme="minorHAnsi" w:cstheme="minorBidi"/>
          <w:noProof/>
        </w:rPr>
      </w:pPr>
      <w:del w:id="199" w:author="Автор">
        <w:r w:rsidRPr="009E3554" w:rsidDel="009E3554">
          <w:rPr>
            <w:rPrChange w:id="200" w:author="Автор">
              <w:rPr>
                <w:rStyle w:val="a6"/>
                <w:noProof/>
              </w:rPr>
            </w:rPrChange>
          </w:rPr>
          <w:delText>3.1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01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11</w:delText>
        </w:r>
      </w:del>
    </w:p>
    <w:p w14:paraId="48B602BC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02" w:author="Автор"/>
          <w:rFonts w:asciiTheme="minorHAnsi" w:eastAsiaTheme="minorEastAsia" w:hAnsiTheme="minorHAnsi" w:cstheme="minorBidi"/>
          <w:noProof/>
        </w:rPr>
      </w:pPr>
      <w:del w:id="203" w:author="Автор">
        <w:r w:rsidRPr="009E3554" w:rsidDel="009E3554">
          <w:rPr>
            <w:rPrChange w:id="204" w:author="Автор">
              <w:rPr>
                <w:rStyle w:val="a6"/>
                <w:noProof/>
              </w:rPr>
            </w:rPrChange>
          </w:rPr>
          <w:delText>3.1.1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05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11</w:delText>
        </w:r>
      </w:del>
    </w:p>
    <w:p w14:paraId="0993CD54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06" w:author="Автор"/>
          <w:rFonts w:asciiTheme="minorHAnsi" w:eastAsiaTheme="minorEastAsia" w:hAnsiTheme="minorHAnsi" w:cstheme="minorBidi"/>
          <w:noProof/>
        </w:rPr>
      </w:pPr>
      <w:del w:id="207" w:author="Автор">
        <w:r w:rsidRPr="009E3554" w:rsidDel="009E3554">
          <w:rPr>
            <w:rPrChange w:id="208" w:author="Автор">
              <w:rPr>
                <w:rStyle w:val="a6"/>
                <w:noProof/>
              </w:rPr>
            </w:rPrChange>
          </w:rPr>
          <w:delText>3.1.2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09" w:author="Автор">
              <w:rPr>
                <w:rStyle w:val="a6"/>
                <w:noProof/>
              </w:rPr>
            </w:rPrChange>
          </w:rPr>
          <w:delText>Функциональные кнопки</w:delText>
        </w:r>
        <w:r w:rsidDel="009E3554">
          <w:rPr>
            <w:noProof/>
            <w:webHidden/>
          </w:rPr>
          <w:tab/>
          <w:delText>11</w:delText>
        </w:r>
      </w:del>
    </w:p>
    <w:p w14:paraId="0638B9A1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10" w:author="Автор"/>
          <w:rFonts w:asciiTheme="minorHAnsi" w:eastAsiaTheme="minorEastAsia" w:hAnsiTheme="minorHAnsi" w:cstheme="minorBidi"/>
          <w:noProof/>
        </w:rPr>
      </w:pPr>
      <w:del w:id="211" w:author="Автор">
        <w:r w:rsidRPr="009E3554" w:rsidDel="009E3554">
          <w:rPr>
            <w:rPrChange w:id="212" w:author="Автор">
              <w:rPr>
                <w:rStyle w:val="a6"/>
                <w:noProof/>
              </w:rPr>
            </w:rPrChange>
          </w:rPr>
          <w:delText>3.1.3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13" w:author="Автор">
              <w:rPr>
                <w:rStyle w:val="a6"/>
                <w:noProof/>
              </w:rPr>
            </w:rPrChange>
          </w:rPr>
          <w:delText>Состав полей</w:delText>
        </w:r>
        <w:r w:rsidDel="009E3554">
          <w:rPr>
            <w:noProof/>
            <w:webHidden/>
          </w:rPr>
          <w:tab/>
          <w:delText>12</w:delText>
        </w:r>
      </w:del>
    </w:p>
    <w:p w14:paraId="49360C1C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14" w:author="Автор"/>
          <w:rFonts w:asciiTheme="minorHAnsi" w:eastAsiaTheme="minorEastAsia" w:hAnsiTheme="minorHAnsi" w:cstheme="minorBidi"/>
          <w:noProof/>
        </w:rPr>
      </w:pPr>
      <w:del w:id="215" w:author="Автор">
        <w:r w:rsidRPr="009E3554" w:rsidDel="009E3554">
          <w:rPr>
            <w:rPrChange w:id="216" w:author="Автор">
              <w:rPr>
                <w:rStyle w:val="a6"/>
                <w:noProof/>
              </w:rPr>
            </w:rPrChange>
          </w:rPr>
          <w:delText>3.2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17" w:author="Автор">
              <w:rPr>
                <w:rStyle w:val="a6"/>
                <w:noProof/>
              </w:rPr>
            </w:rPrChange>
          </w:rPr>
          <w:delText>Сценарии работы</w:delText>
        </w:r>
        <w:r w:rsidDel="009E3554">
          <w:rPr>
            <w:noProof/>
            <w:webHidden/>
          </w:rPr>
          <w:tab/>
          <w:delText>14</w:delText>
        </w:r>
      </w:del>
    </w:p>
    <w:p w14:paraId="397B77F9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18" w:author="Автор"/>
          <w:rFonts w:asciiTheme="minorHAnsi" w:eastAsiaTheme="minorEastAsia" w:hAnsiTheme="minorHAnsi" w:cstheme="minorBidi"/>
          <w:noProof/>
        </w:rPr>
      </w:pPr>
      <w:del w:id="219" w:author="Автор">
        <w:r w:rsidRPr="009E3554" w:rsidDel="009E3554">
          <w:rPr>
            <w:rPrChange w:id="220" w:author="Автор">
              <w:rPr>
                <w:rStyle w:val="a6"/>
                <w:noProof/>
              </w:rPr>
            </w:rPrChange>
          </w:rPr>
          <w:delText>3.2.1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21" w:author="Автор">
              <w:rPr>
                <w:rStyle w:val="a6"/>
                <w:noProof/>
                <w:lang w:val="en-US"/>
              </w:rPr>
            </w:rPrChange>
          </w:rPr>
          <w:delText>UC «Получить и отобразить данные из ИШ ЕРЗ»</w:delText>
        </w:r>
        <w:r w:rsidDel="009E3554">
          <w:rPr>
            <w:noProof/>
            <w:webHidden/>
          </w:rPr>
          <w:tab/>
          <w:delText>14</w:delText>
        </w:r>
      </w:del>
    </w:p>
    <w:p w14:paraId="50B65137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22" w:author="Автор"/>
          <w:rFonts w:asciiTheme="minorHAnsi" w:eastAsiaTheme="minorEastAsia" w:hAnsiTheme="minorHAnsi" w:cstheme="minorBidi"/>
          <w:noProof/>
        </w:rPr>
      </w:pPr>
      <w:del w:id="223" w:author="Автор">
        <w:r w:rsidRPr="009E3554" w:rsidDel="009E3554">
          <w:rPr>
            <w:rPrChange w:id="224" w:author="Автор">
              <w:rPr>
                <w:rStyle w:val="a6"/>
                <w:noProof/>
              </w:rPr>
            </w:rPrChange>
          </w:rPr>
          <w:delText>3.2.2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25" w:author="Автор">
              <w:rPr>
                <w:rStyle w:val="a6"/>
                <w:noProof/>
                <w:lang w:val="en-US"/>
              </w:rPr>
            </w:rPrChange>
          </w:rPr>
          <w:delText>UC «Обновить и отобразить данные из ИШ ЕРЗ»</w:delText>
        </w:r>
        <w:r w:rsidDel="009E3554">
          <w:rPr>
            <w:noProof/>
            <w:webHidden/>
          </w:rPr>
          <w:tab/>
          <w:delText>14</w:delText>
        </w:r>
      </w:del>
    </w:p>
    <w:p w14:paraId="7D5688F0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26" w:author="Автор"/>
          <w:rFonts w:asciiTheme="minorHAnsi" w:eastAsiaTheme="minorEastAsia" w:hAnsiTheme="minorHAnsi" w:cstheme="minorBidi"/>
          <w:noProof/>
        </w:rPr>
      </w:pPr>
      <w:del w:id="227" w:author="Автор">
        <w:r w:rsidRPr="009E3554" w:rsidDel="009E3554">
          <w:rPr>
            <w:rPrChange w:id="228" w:author="Автор">
              <w:rPr>
                <w:rStyle w:val="a6"/>
                <w:noProof/>
              </w:rPr>
            </w:rPrChange>
          </w:rPr>
          <w:delText>3.2.3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29" w:author="Автор">
              <w:rPr>
                <w:rStyle w:val="a6"/>
                <w:noProof/>
              </w:rPr>
            </w:rPrChange>
          </w:rPr>
          <w:delText>Получение данных из ИШ ЕРЗ</w:delText>
        </w:r>
        <w:r w:rsidDel="009E3554">
          <w:rPr>
            <w:noProof/>
            <w:webHidden/>
          </w:rPr>
          <w:tab/>
          <w:delText>16</w:delText>
        </w:r>
      </w:del>
    </w:p>
    <w:p w14:paraId="7BD056D8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30" w:author="Автор"/>
          <w:rFonts w:asciiTheme="minorHAnsi" w:eastAsiaTheme="minorEastAsia" w:hAnsiTheme="minorHAnsi" w:cstheme="minorBidi"/>
          <w:noProof/>
        </w:rPr>
      </w:pPr>
      <w:del w:id="231" w:author="Автор">
        <w:r w:rsidRPr="009E3554" w:rsidDel="009E3554">
          <w:rPr>
            <w:rPrChange w:id="232" w:author="Автор">
              <w:rPr>
                <w:rStyle w:val="a6"/>
                <w:noProof/>
              </w:rPr>
            </w:rPrChange>
          </w:rPr>
          <w:delText>3.2.4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33" w:author="Автор">
              <w:rPr>
                <w:rStyle w:val="a6"/>
                <w:noProof/>
              </w:rPr>
            </w:rPrChange>
          </w:rPr>
          <w:delText>Алгоритм определения страховой принадлежности</w:delText>
        </w:r>
        <w:r w:rsidDel="009E3554">
          <w:rPr>
            <w:noProof/>
            <w:webHidden/>
          </w:rPr>
          <w:tab/>
          <w:delText>21</w:delText>
        </w:r>
      </w:del>
    </w:p>
    <w:p w14:paraId="02A09FD2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34" w:author="Автор"/>
          <w:rFonts w:asciiTheme="minorHAnsi" w:eastAsiaTheme="minorEastAsia" w:hAnsiTheme="minorHAnsi" w:cstheme="minorBidi"/>
          <w:noProof/>
        </w:rPr>
      </w:pPr>
      <w:del w:id="235" w:author="Автор">
        <w:r w:rsidRPr="009E3554" w:rsidDel="009E3554">
          <w:rPr>
            <w:rPrChange w:id="236" w:author="Автор">
              <w:rPr>
                <w:rStyle w:val="a6"/>
                <w:noProof/>
              </w:rPr>
            </w:rPrChange>
          </w:rPr>
          <w:delText>3.2.5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37" w:author="Автор">
              <w:rPr>
                <w:rStyle w:val="a6"/>
                <w:noProof/>
              </w:rPr>
            </w:rPrChange>
          </w:rPr>
          <w:delText>Алгоритм выбора нового прикрепления</w:delText>
        </w:r>
        <w:r w:rsidDel="009E3554">
          <w:rPr>
            <w:noProof/>
            <w:webHidden/>
          </w:rPr>
          <w:tab/>
          <w:delText>22</w:delText>
        </w:r>
      </w:del>
    </w:p>
    <w:p w14:paraId="671FFECC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238" w:author="Автор"/>
          <w:rFonts w:asciiTheme="minorHAnsi" w:eastAsiaTheme="minorEastAsia" w:hAnsiTheme="minorHAnsi" w:cstheme="minorBidi"/>
          <w:noProof/>
        </w:rPr>
      </w:pPr>
      <w:del w:id="239" w:author="Автор">
        <w:r w:rsidRPr="009E3554" w:rsidDel="009E3554">
          <w:rPr>
            <w:rPrChange w:id="240" w:author="Автор">
              <w:rPr>
                <w:rStyle w:val="a6"/>
                <w:noProof/>
              </w:rPr>
            </w:rPrChange>
          </w:rPr>
          <w:delText>4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41" w:author="Автор">
              <w:rPr>
                <w:rStyle w:val="a6"/>
                <w:noProof/>
              </w:rPr>
            </w:rPrChange>
          </w:rPr>
          <w:delText>Формирование и отправка посылок в СМО (FR34)</w:delText>
        </w:r>
        <w:r w:rsidDel="009E3554">
          <w:rPr>
            <w:noProof/>
            <w:webHidden/>
          </w:rPr>
          <w:tab/>
          <w:delText>22</w:delText>
        </w:r>
      </w:del>
    </w:p>
    <w:p w14:paraId="517ECB33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42" w:author="Автор"/>
          <w:rFonts w:asciiTheme="minorHAnsi" w:eastAsiaTheme="minorEastAsia" w:hAnsiTheme="minorHAnsi" w:cstheme="minorBidi"/>
          <w:noProof/>
        </w:rPr>
      </w:pPr>
      <w:del w:id="243" w:author="Автор">
        <w:r w:rsidRPr="009E3554" w:rsidDel="009E3554">
          <w:rPr>
            <w:rPrChange w:id="244" w:author="Автор">
              <w:rPr>
                <w:rStyle w:val="a6"/>
                <w:noProof/>
              </w:rPr>
            </w:rPrChange>
          </w:rPr>
          <w:delText>4.1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45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22</w:delText>
        </w:r>
      </w:del>
    </w:p>
    <w:p w14:paraId="08465460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46" w:author="Автор"/>
          <w:rFonts w:asciiTheme="minorHAnsi" w:eastAsiaTheme="minorEastAsia" w:hAnsiTheme="minorHAnsi" w:cstheme="minorBidi"/>
          <w:noProof/>
        </w:rPr>
      </w:pPr>
      <w:del w:id="247" w:author="Автор">
        <w:r w:rsidRPr="009E3554" w:rsidDel="009E3554">
          <w:rPr>
            <w:rPrChange w:id="248" w:author="Автор">
              <w:rPr>
                <w:rStyle w:val="a6"/>
                <w:noProof/>
              </w:rPr>
            </w:rPrChange>
          </w:rPr>
          <w:delText>4.1.1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49" w:author="Автор">
              <w:rPr>
                <w:rStyle w:val="a6"/>
                <w:noProof/>
              </w:rPr>
            </w:rPrChange>
          </w:rPr>
          <w:delText>Функциональные кнопки</w:delText>
        </w:r>
        <w:r w:rsidDel="009E3554">
          <w:rPr>
            <w:noProof/>
            <w:webHidden/>
          </w:rPr>
          <w:tab/>
          <w:delText>22</w:delText>
        </w:r>
      </w:del>
    </w:p>
    <w:p w14:paraId="0D1F891F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50" w:author="Автор"/>
          <w:rFonts w:asciiTheme="minorHAnsi" w:eastAsiaTheme="minorEastAsia" w:hAnsiTheme="minorHAnsi" w:cstheme="minorBidi"/>
          <w:noProof/>
        </w:rPr>
      </w:pPr>
      <w:del w:id="251" w:author="Автор">
        <w:r w:rsidRPr="009E3554" w:rsidDel="009E3554">
          <w:rPr>
            <w:rPrChange w:id="252" w:author="Автор">
              <w:rPr>
                <w:rStyle w:val="a6"/>
                <w:noProof/>
              </w:rPr>
            </w:rPrChange>
          </w:rPr>
          <w:delText>4.2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53" w:author="Автор">
              <w:rPr>
                <w:rStyle w:val="a6"/>
                <w:noProof/>
              </w:rPr>
            </w:rPrChange>
          </w:rPr>
          <w:delText>Сценарии работы</w:delText>
        </w:r>
        <w:r w:rsidDel="009E3554">
          <w:rPr>
            <w:noProof/>
            <w:webHidden/>
          </w:rPr>
          <w:tab/>
          <w:delText>23</w:delText>
        </w:r>
      </w:del>
    </w:p>
    <w:p w14:paraId="0DDC1E1E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54" w:author="Автор"/>
          <w:rFonts w:asciiTheme="minorHAnsi" w:eastAsiaTheme="minorEastAsia" w:hAnsiTheme="minorHAnsi" w:cstheme="minorBidi"/>
          <w:noProof/>
        </w:rPr>
      </w:pPr>
      <w:del w:id="255" w:author="Автор">
        <w:r w:rsidRPr="009E3554" w:rsidDel="009E3554">
          <w:rPr>
            <w:rPrChange w:id="256" w:author="Автор">
              <w:rPr>
                <w:rStyle w:val="a6"/>
                <w:noProof/>
              </w:rPr>
            </w:rPrChange>
          </w:rPr>
          <w:delText>4.2.1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57" w:author="Автор">
              <w:rPr>
                <w:rStyle w:val="a6"/>
                <w:noProof/>
                <w:lang w:val="en-US"/>
              </w:rPr>
            </w:rPrChange>
          </w:rPr>
          <w:delText>UC «Сформировать и отправить ИП»</w:delText>
        </w:r>
        <w:r w:rsidDel="009E3554">
          <w:rPr>
            <w:noProof/>
            <w:webHidden/>
          </w:rPr>
          <w:tab/>
          <w:delText>23</w:delText>
        </w:r>
      </w:del>
    </w:p>
    <w:p w14:paraId="507C0CAF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58" w:author="Автор"/>
          <w:rFonts w:asciiTheme="minorHAnsi" w:eastAsiaTheme="minorEastAsia" w:hAnsiTheme="minorHAnsi" w:cstheme="minorBidi"/>
          <w:noProof/>
        </w:rPr>
      </w:pPr>
      <w:del w:id="259" w:author="Автор">
        <w:r w:rsidRPr="009E3554" w:rsidDel="009E3554">
          <w:rPr>
            <w:rPrChange w:id="260" w:author="Автор">
              <w:rPr>
                <w:rStyle w:val="a6"/>
                <w:noProof/>
              </w:rPr>
            </w:rPrChange>
          </w:rPr>
          <w:delText>4.2.2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61" w:author="Автор">
              <w:rPr>
                <w:rStyle w:val="a6"/>
                <w:noProof/>
              </w:rPr>
            </w:rPrChange>
          </w:rPr>
          <w:delText>Формирование ИП для отправки из МО в СМО</w:delText>
        </w:r>
        <w:r w:rsidDel="009E3554">
          <w:rPr>
            <w:noProof/>
            <w:webHidden/>
          </w:rPr>
          <w:tab/>
          <w:delText>24</w:delText>
        </w:r>
      </w:del>
    </w:p>
    <w:p w14:paraId="41FF80B9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62" w:author="Автор"/>
          <w:rFonts w:asciiTheme="minorHAnsi" w:eastAsiaTheme="minorEastAsia" w:hAnsiTheme="minorHAnsi" w:cstheme="minorBidi"/>
          <w:noProof/>
        </w:rPr>
      </w:pPr>
      <w:del w:id="263" w:author="Автор">
        <w:r w:rsidRPr="009E3554" w:rsidDel="009E3554">
          <w:rPr>
            <w:rPrChange w:id="264" w:author="Автор">
              <w:rPr>
                <w:rStyle w:val="a6"/>
                <w:noProof/>
              </w:rPr>
            </w:rPrChange>
          </w:rPr>
          <w:delText>4.2.3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65" w:author="Автор">
              <w:rPr>
                <w:rStyle w:val="a6"/>
                <w:noProof/>
              </w:rPr>
            </w:rPrChange>
          </w:rPr>
          <w:delText>Формирование файла паспорта реестра прикрепленных</w:delText>
        </w:r>
        <w:r w:rsidDel="009E3554">
          <w:rPr>
            <w:noProof/>
            <w:webHidden/>
          </w:rPr>
          <w:tab/>
          <w:delText>27</w:delText>
        </w:r>
      </w:del>
    </w:p>
    <w:p w14:paraId="01FA094F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66" w:author="Автор"/>
          <w:rFonts w:asciiTheme="minorHAnsi" w:eastAsiaTheme="minorEastAsia" w:hAnsiTheme="minorHAnsi" w:cstheme="minorBidi"/>
          <w:noProof/>
        </w:rPr>
      </w:pPr>
      <w:del w:id="267" w:author="Автор">
        <w:r w:rsidRPr="009E3554" w:rsidDel="009E3554">
          <w:rPr>
            <w:rPrChange w:id="268" w:author="Автор">
              <w:rPr>
                <w:rStyle w:val="a6"/>
                <w:noProof/>
              </w:rPr>
            </w:rPrChange>
          </w:rPr>
          <w:delText>4.2.4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69" w:author="Автор">
              <w:rPr>
                <w:rStyle w:val="a6"/>
                <w:noProof/>
              </w:rPr>
            </w:rPrChange>
          </w:rPr>
          <w:delText>Формирование ZIP-архива ИП</w:delText>
        </w:r>
        <w:r w:rsidDel="009E3554">
          <w:rPr>
            <w:noProof/>
            <w:webHidden/>
          </w:rPr>
          <w:tab/>
          <w:delText>28</w:delText>
        </w:r>
      </w:del>
    </w:p>
    <w:p w14:paraId="7043D5D7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270" w:author="Автор"/>
          <w:rFonts w:asciiTheme="minorHAnsi" w:eastAsiaTheme="minorEastAsia" w:hAnsiTheme="minorHAnsi" w:cstheme="minorBidi"/>
          <w:noProof/>
        </w:rPr>
      </w:pPr>
      <w:del w:id="271" w:author="Автор">
        <w:r w:rsidRPr="009E3554" w:rsidDel="009E3554">
          <w:rPr>
            <w:rPrChange w:id="272" w:author="Автор">
              <w:rPr>
                <w:rStyle w:val="a6"/>
                <w:noProof/>
              </w:rPr>
            </w:rPrChange>
          </w:rPr>
          <w:delText>5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73" w:author="Автор">
              <w:rPr>
                <w:rStyle w:val="a6"/>
                <w:noProof/>
              </w:rPr>
            </w:rPrChange>
          </w:rPr>
          <w:delText>Получение ответной посылки из СМО (FR5)</w:delText>
        </w:r>
        <w:r w:rsidDel="009E3554">
          <w:rPr>
            <w:noProof/>
            <w:webHidden/>
          </w:rPr>
          <w:tab/>
          <w:delText>28</w:delText>
        </w:r>
      </w:del>
    </w:p>
    <w:p w14:paraId="756F9782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74" w:author="Автор"/>
          <w:rFonts w:asciiTheme="minorHAnsi" w:eastAsiaTheme="minorEastAsia" w:hAnsiTheme="minorHAnsi" w:cstheme="minorBidi"/>
          <w:noProof/>
        </w:rPr>
      </w:pPr>
      <w:del w:id="275" w:author="Автор">
        <w:r w:rsidRPr="009E3554" w:rsidDel="009E3554">
          <w:rPr>
            <w:rPrChange w:id="276" w:author="Автор">
              <w:rPr>
                <w:rStyle w:val="a6"/>
                <w:noProof/>
              </w:rPr>
            </w:rPrChange>
          </w:rPr>
          <w:delText>5.1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77" w:author="Автор">
              <w:rPr>
                <w:rStyle w:val="a6"/>
                <w:noProof/>
              </w:rPr>
            </w:rPrChange>
          </w:rPr>
          <w:delText>Основной сценарий</w:delText>
        </w:r>
        <w:r w:rsidDel="009E3554">
          <w:rPr>
            <w:noProof/>
            <w:webHidden/>
          </w:rPr>
          <w:tab/>
          <w:delText>28</w:delText>
        </w:r>
      </w:del>
    </w:p>
    <w:p w14:paraId="5514577A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78" w:author="Автор"/>
          <w:rFonts w:asciiTheme="minorHAnsi" w:eastAsiaTheme="minorEastAsia" w:hAnsiTheme="minorHAnsi" w:cstheme="minorBidi"/>
          <w:noProof/>
        </w:rPr>
      </w:pPr>
      <w:del w:id="279" w:author="Автор">
        <w:r w:rsidRPr="009E3554" w:rsidDel="009E3554">
          <w:rPr>
            <w:rPrChange w:id="280" w:author="Автор">
              <w:rPr>
                <w:rStyle w:val="a6"/>
                <w:noProof/>
              </w:rPr>
            </w:rPrChange>
          </w:rPr>
          <w:delText>5.2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81" w:author="Автор">
              <w:rPr>
                <w:rStyle w:val="a6"/>
                <w:noProof/>
              </w:rPr>
            </w:rPrChange>
          </w:rPr>
          <w:delText>Состав ответной ИП</w:delText>
        </w:r>
        <w:r w:rsidDel="009E3554">
          <w:rPr>
            <w:noProof/>
            <w:webHidden/>
          </w:rPr>
          <w:tab/>
          <w:delText>28</w:delText>
        </w:r>
      </w:del>
    </w:p>
    <w:p w14:paraId="086CC9E7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282" w:author="Автор"/>
          <w:rFonts w:asciiTheme="minorHAnsi" w:eastAsiaTheme="minorEastAsia" w:hAnsiTheme="minorHAnsi" w:cstheme="minorBidi"/>
          <w:noProof/>
        </w:rPr>
      </w:pPr>
      <w:del w:id="283" w:author="Автор">
        <w:r w:rsidRPr="009E3554" w:rsidDel="009E3554">
          <w:rPr>
            <w:rPrChange w:id="284" w:author="Автор">
              <w:rPr>
                <w:rStyle w:val="a6"/>
                <w:noProof/>
              </w:rPr>
            </w:rPrChange>
          </w:rPr>
          <w:delText>6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85" w:author="Автор">
              <w:rPr>
                <w:rStyle w:val="a6"/>
                <w:noProof/>
              </w:rPr>
            </w:rPrChange>
          </w:rPr>
          <w:delText>Просмотр ошибок прикреплений из ответа СМО (FR6)</w:delText>
        </w:r>
        <w:r w:rsidDel="009E3554">
          <w:rPr>
            <w:noProof/>
            <w:webHidden/>
          </w:rPr>
          <w:tab/>
          <w:delText>30</w:delText>
        </w:r>
      </w:del>
    </w:p>
    <w:p w14:paraId="508A4995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286" w:author="Автор"/>
          <w:rFonts w:asciiTheme="minorHAnsi" w:eastAsiaTheme="minorEastAsia" w:hAnsiTheme="minorHAnsi" w:cstheme="minorBidi"/>
          <w:noProof/>
        </w:rPr>
      </w:pPr>
      <w:del w:id="287" w:author="Автор">
        <w:r w:rsidRPr="009E3554" w:rsidDel="009E3554">
          <w:rPr>
            <w:rPrChange w:id="288" w:author="Автор">
              <w:rPr>
                <w:rStyle w:val="a6"/>
                <w:noProof/>
              </w:rPr>
            </w:rPrChange>
          </w:rPr>
          <w:delText>6.1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89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30</w:delText>
        </w:r>
      </w:del>
    </w:p>
    <w:p w14:paraId="6435A87A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90" w:author="Автор"/>
          <w:rFonts w:asciiTheme="minorHAnsi" w:eastAsiaTheme="minorEastAsia" w:hAnsiTheme="minorHAnsi" w:cstheme="minorBidi"/>
          <w:noProof/>
        </w:rPr>
      </w:pPr>
      <w:del w:id="291" w:author="Автор">
        <w:r w:rsidRPr="009E3554" w:rsidDel="009E3554">
          <w:rPr>
            <w:rPrChange w:id="292" w:author="Автор">
              <w:rPr>
                <w:rStyle w:val="a6"/>
                <w:noProof/>
              </w:rPr>
            </w:rPrChange>
          </w:rPr>
          <w:delText>6.1.1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93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30</w:delText>
        </w:r>
      </w:del>
    </w:p>
    <w:p w14:paraId="798D37DE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94" w:author="Автор"/>
          <w:rFonts w:asciiTheme="minorHAnsi" w:eastAsiaTheme="minorEastAsia" w:hAnsiTheme="minorHAnsi" w:cstheme="minorBidi"/>
          <w:noProof/>
        </w:rPr>
      </w:pPr>
      <w:del w:id="295" w:author="Автор">
        <w:r w:rsidRPr="009E3554" w:rsidDel="009E3554">
          <w:rPr>
            <w:rPrChange w:id="296" w:author="Автор">
              <w:rPr>
                <w:rStyle w:val="a6"/>
                <w:noProof/>
              </w:rPr>
            </w:rPrChange>
          </w:rPr>
          <w:delText>6.1.2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297" w:author="Автор">
              <w:rPr>
                <w:rStyle w:val="a6"/>
                <w:noProof/>
              </w:rPr>
            </w:rPrChange>
          </w:rPr>
          <w:delText>Функциональные кнопки</w:delText>
        </w:r>
        <w:r w:rsidDel="009E3554">
          <w:rPr>
            <w:noProof/>
            <w:webHidden/>
          </w:rPr>
          <w:tab/>
          <w:delText>30</w:delText>
        </w:r>
      </w:del>
    </w:p>
    <w:p w14:paraId="39A540E7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298" w:author="Автор"/>
          <w:rFonts w:asciiTheme="minorHAnsi" w:eastAsiaTheme="minorEastAsia" w:hAnsiTheme="minorHAnsi" w:cstheme="minorBidi"/>
          <w:noProof/>
        </w:rPr>
      </w:pPr>
      <w:del w:id="299" w:author="Автор">
        <w:r w:rsidRPr="009E3554" w:rsidDel="009E3554">
          <w:rPr>
            <w:rPrChange w:id="300" w:author="Автор">
              <w:rPr>
                <w:rStyle w:val="a6"/>
                <w:noProof/>
              </w:rPr>
            </w:rPrChange>
          </w:rPr>
          <w:delText>6.1.3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01" w:author="Автор">
              <w:rPr>
                <w:rStyle w:val="a6"/>
                <w:noProof/>
              </w:rPr>
            </w:rPrChange>
          </w:rPr>
          <w:delText>Состав полей</w:delText>
        </w:r>
        <w:r w:rsidDel="009E3554">
          <w:rPr>
            <w:noProof/>
            <w:webHidden/>
          </w:rPr>
          <w:tab/>
          <w:delText>30</w:delText>
        </w:r>
      </w:del>
    </w:p>
    <w:p w14:paraId="13B79E22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302" w:author="Автор"/>
          <w:rFonts w:asciiTheme="minorHAnsi" w:eastAsiaTheme="minorEastAsia" w:hAnsiTheme="minorHAnsi" w:cstheme="minorBidi"/>
          <w:noProof/>
        </w:rPr>
      </w:pPr>
      <w:del w:id="303" w:author="Автор">
        <w:r w:rsidRPr="009E3554" w:rsidDel="009E3554">
          <w:rPr>
            <w:rPrChange w:id="304" w:author="Автор">
              <w:rPr>
                <w:rStyle w:val="a6"/>
                <w:noProof/>
              </w:rPr>
            </w:rPrChange>
          </w:rPr>
          <w:delText>6.1.4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05" w:author="Автор">
              <w:rPr>
                <w:rStyle w:val="a6"/>
                <w:noProof/>
              </w:rPr>
            </w:rPrChange>
          </w:rPr>
          <w:delText>Формат файла экспорта</w:delText>
        </w:r>
        <w:r w:rsidDel="009E3554">
          <w:rPr>
            <w:noProof/>
            <w:webHidden/>
          </w:rPr>
          <w:tab/>
          <w:delText>32</w:delText>
        </w:r>
      </w:del>
    </w:p>
    <w:p w14:paraId="063A4B62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306" w:author="Автор"/>
          <w:rFonts w:asciiTheme="minorHAnsi" w:eastAsiaTheme="minorEastAsia" w:hAnsiTheme="minorHAnsi" w:cstheme="minorBidi"/>
          <w:noProof/>
        </w:rPr>
      </w:pPr>
      <w:del w:id="307" w:author="Автор">
        <w:r w:rsidRPr="009E3554" w:rsidDel="009E3554">
          <w:rPr>
            <w:rPrChange w:id="308" w:author="Автор">
              <w:rPr>
                <w:rStyle w:val="a6"/>
                <w:noProof/>
              </w:rPr>
            </w:rPrChange>
          </w:rPr>
          <w:delText>6.2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09" w:author="Автор">
              <w:rPr>
                <w:rStyle w:val="a6"/>
                <w:noProof/>
              </w:rPr>
            </w:rPrChange>
          </w:rPr>
          <w:delText>Сценарии работы</w:delText>
        </w:r>
        <w:r w:rsidDel="009E3554">
          <w:rPr>
            <w:noProof/>
            <w:webHidden/>
          </w:rPr>
          <w:tab/>
          <w:delText>33</w:delText>
        </w:r>
      </w:del>
    </w:p>
    <w:p w14:paraId="056A9797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310" w:author="Автор"/>
          <w:rFonts w:asciiTheme="minorHAnsi" w:eastAsiaTheme="minorEastAsia" w:hAnsiTheme="minorHAnsi" w:cstheme="minorBidi"/>
          <w:noProof/>
        </w:rPr>
      </w:pPr>
      <w:del w:id="311" w:author="Автор">
        <w:r w:rsidRPr="009E3554" w:rsidDel="009E3554">
          <w:rPr>
            <w:rPrChange w:id="312" w:author="Автор">
              <w:rPr>
                <w:rStyle w:val="a6"/>
                <w:noProof/>
              </w:rPr>
            </w:rPrChange>
          </w:rPr>
          <w:delText>6.2.1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13" w:author="Автор">
              <w:rPr>
                <w:rStyle w:val="a6"/>
                <w:noProof/>
                <w:lang w:val="en-US"/>
              </w:rPr>
            </w:rPrChange>
          </w:rPr>
          <w:delText>UC «Просмотр ошибок прикреплений»</w:delText>
        </w:r>
        <w:r w:rsidDel="009E3554">
          <w:rPr>
            <w:noProof/>
            <w:webHidden/>
          </w:rPr>
          <w:tab/>
          <w:delText>33</w:delText>
        </w:r>
      </w:del>
    </w:p>
    <w:p w14:paraId="65463D0B" w14:textId="77777777" w:rsidR="00FB7A51" w:rsidDel="009E3554" w:rsidRDefault="00FB7A51">
      <w:pPr>
        <w:pStyle w:val="31"/>
        <w:tabs>
          <w:tab w:val="left" w:pos="1100"/>
          <w:tab w:val="right" w:leader="dot" w:pos="10053"/>
        </w:tabs>
        <w:rPr>
          <w:del w:id="314" w:author="Автор"/>
          <w:rFonts w:asciiTheme="minorHAnsi" w:eastAsiaTheme="minorEastAsia" w:hAnsiTheme="minorHAnsi" w:cstheme="minorBidi"/>
          <w:noProof/>
        </w:rPr>
      </w:pPr>
      <w:del w:id="315" w:author="Автор">
        <w:r w:rsidRPr="009E3554" w:rsidDel="009E3554">
          <w:rPr>
            <w:rPrChange w:id="316" w:author="Автор">
              <w:rPr>
                <w:rStyle w:val="a6"/>
                <w:noProof/>
                <w:lang w:val="en-US"/>
              </w:rPr>
            </w:rPrChange>
          </w:rPr>
          <w:delText>6.2.2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17" w:author="Автор">
              <w:rPr>
                <w:rStyle w:val="a6"/>
                <w:noProof/>
                <w:lang w:val="en-US"/>
              </w:rPr>
            </w:rPrChange>
          </w:rPr>
          <w:delText>Отображение окна с данными застрахованного</w:delText>
        </w:r>
        <w:r w:rsidDel="009E3554">
          <w:rPr>
            <w:noProof/>
            <w:webHidden/>
          </w:rPr>
          <w:tab/>
          <w:delText>34</w:delText>
        </w:r>
      </w:del>
    </w:p>
    <w:p w14:paraId="52A0A9E2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318" w:author="Автор"/>
          <w:rFonts w:asciiTheme="minorHAnsi" w:eastAsiaTheme="minorEastAsia" w:hAnsiTheme="minorHAnsi" w:cstheme="minorBidi"/>
          <w:noProof/>
        </w:rPr>
      </w:pPr>
      <w:del w:id="319" w:author="Автор">
        <w:r w:rsidRPr="009E3554" w:rsidDel="009E3554">
          <w:rPr>
            <w:rPrChange w:id="320" w:author="Автор">
              <w:rPr>
                <w:rStyle w:val="a6"/>
                <w:noProof/>
              </w:rPr>
            </w:rPrChange>
          </w:rPr>
          <w:delText>7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21" w:author="Автор">
              <w:rPr>
                <w:rStyle w:val="a6"/>
                <w:noProof/>
              </w:rPr>
            </w:rPrChange>
          </w:rPr>
          <w:delText>Логическая модель данных</w:delText>
        </w:r>
        <w:r w:rsidDel="009E3554">
          <w:rPr>
            <w:noProof/>
            <w:webHidden/>
          </w:rPr>
          <w:tab/>
          <w:delText>34</w:delText>
        </w:r>
      </w:del>
    </w:p>
    <w:p w14:paraId="78A2299A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322" w:author="Автор"/>
          <w:rFonts w:asciiTheme="minorHAnsi" w:eastAsiaTheme="minorEastAsia" w:hAnsiTheme="minorHAnsi" w:cstheme="minorBidi"/>
          <w:noProof/>
        </w:rPr>
      </w:pPr>
      <w:del w:id="323" w:author="Автор">
        <w:r w:rsidRPr="009E3554" w:rsidDel="009E3554">
          <w:rPr>
            <w:rPrChange w:id="324" w:author="Автор">
              <w:rPr>
                <w:rStyle w:val="a6"/>
                <w:noProof/>
              </w:rPr>
            </w:rPrChange>
          </w:rPr>
          <w:delText>8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25" w:author="Автор">
              <w:rPr>
                <w:rStyle w:val="a6"/>
                <w:noProof/>
              </w:rPr>
            </w:rPrChange>
          </w:rPr>
          <w:delText>Просмотр истории обмена ИП</w:delText>
        </w:r>
        <w:r w:rsidDel="009E3554">
          <w:rPr>
            <w:noProof/>
            <w:webHidden/>
          </w:rPr>
          <w:tab/>
          <w:delText>34</w:delText>
        </w:r>
      </w:del>
    </w:p>
    <w:p w14:paraId="0022E55F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326" w:author="Автор"/>
          <w:rFonts w:asciiTheme="minorHAnsi" w:eastAsiaTheme="minorEastAsia" w:hAnsiTheme="minorHAnsi" w:cstheme="minorBidi"/>
          <w:noProof/>
        </w:rPr>
      </w:pPr>
      <w:del w:id="327" w:author="Автор">
        <w:r w:rsidRPr="009E3554" w:rsidDel="009E3554">
          <w:rPr>
            <w:rPrChange w:id="328" w:author="Автор">
              <w:rPr>
                <w:rStyle w:val="a6"/>
                <w:noProof/>
              </w:rPr>
            </w:rPrChange>
          </w:rPr>
          <w:delText>9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29" w:author="Автор">
              <w:rPr>
                <w:rStyle w:val="a6"/>
                <w:noProof/>
              </w:rPr>
            </w:rPrChange>
          </w:rPr>
          <w:delText>Перечень ошибок/сообщений в ответной ИП от СМО</w:delText>
        </w:r>
        <w:r w:rsidDel="009E3554">
          <w:rPr>
            <w:noProof/>
            <w:webHidden/>
          </w:rPr>
          <w:tab/>
          <w:delText>35</w:delText>
        </w:r>
      </w:del>
    </w:p>
    <w:p w14:paraId="55C61AB1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330" w:author="Автор"/>
          <w:rFonts w:asciiTheme="minorHAnsi" w:eastAsiaTheme="minorEastAsia" w:hAnsiTheme="minorHAnsi" w:cstheme="minorBidi"/>
          <w:noProof/>
        </w:rPr>
      </w:pPr>
      <w:del w:id="331" w:author="Автор">
        <w:r w:rsidRPr="009E3554" w:rsidDel="009E3554">
          <w:rPr>
            <w:rPrChange w:id="332" w:author="Автор">
              <w:rPr>
                <w:rStyle w:val="a6"/>
                <w:noProof/>
                <w:lang w:val="en-US"/>
              </w:rPr>
            </w:rPrChange>
          </w:rPr>
          <w:delText>10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33" w:author="Автор">
              <w:rPr>
                <w:rStyle w:val="a6"/>
                <w:noProof/>
              </w:rPr>
            </w:rPrChange>
          </w:rPr>
          <w:delText>Диаграма статусов сущности spu_erz_attachments_session_payer</w:delText>
        </w:r>
        <w:r w:rsidDel="009E3554">
          <w:rPr>
            <w:noProof/>
            <w:webHidden/>
          </w:rPr>
          <w:tab/>
          <w:delText>36</w:delText>
        </w:r>
      </w:del>
    </w:p>
    <w:p w14:paraId="2BFAE673" w14:textId="77777777" w:rsidR="00FB7A51" w:rsidDel="009E3554" w:rsidRDefault="00FB7A51">
      <w:pPr>
        <w:pStyle w:val="10"/>
        <w:tabs>
          <w:tab w:val="left" w:pos="440"/>
          <w:tab w:val="right" w:leader="dot" w:pos="10053"/>
        </w:tabs>
        <w:rPr>
          <w:del w:id="334" w:author="Автор"/>
          <w:rFonts w:asciiTheme="minorHAnsi" w:eastAsiaTheme="minorEastAsia" w:hAnsiTheme="minorHAnsi" w:cstheme="minorBidi"/>
          <w:noProof/>
        </w:rPr>
      </w:pPr>
      <w:del w:id="335" w:author="Автор">
        <w:r w:rsidRPr="009E3554" w:rsidDel="009E3554">
          <w:rPr>
            <w:rPrChange w:id="336" w:author="Автор">
              <w:rPr>
                <w:rStyle w:val="a6"/>
                <w:noProof/>
              </w:rPr>
            </w:rPrChange>
          </w:rPr>
          <w:delText>11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37" w:author="Автор">
              <w:rPr>
                <w:rStyle w:val="a6"/>
                <w:noProof/>
              </w:rPr>
            </w:rPrChange>
          </w:rPr>
          <w:delText>Рассылка прикреплений</w:delText>
        </w:r>
        <w:r w:rsidDel="009E3554">
          <w:rPr>
            <w:noProof/>
            <w:webHidden/>
          </w:rPr>
          <w:tab/>
          <w:delText>37</w:delText>
        </w:r>
      </w:del>
    </w:p>
    <w:p w14:paraId="53678C17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338" w:author="Автор"/>
          <w:rFonts w:asciiTheme="minorHAnsi" w:eastAsiaTheme="minorEastAsia" w:hAnsiTheme="minorHAnsi" w:cstheme="minorBidi"/>
          <w:noProof/>
        </w:rPr>
      </w:pPr>
      <w:del w:id="339" w:author="Автор">
        <w:r w:rsidRPr="009E3554" w:rsidDel="009E3554">
          <w:rPr>
            <w:rPrChange w:id="340" w:author="Автор">
              <w:rPr>
                <w:rStyle w:val="a6"/>
                <w:noProof/>
              </w:rPr>
            </w:rPrChange>
          </w:rPr>
          <w:delText>11.1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41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38</w:delText>
        </w:r>
      </w:del>
    </w:p>
    <w:p w14:paraId="46761EAE" w14:textId="77777777" w:rsidR="00FB7A51" w:rsidDel="009E3554" w:rsidRDefault="00FB7A51">
      <w:pPr>
        <w:pStyle w:val="31"/>
        <w:tabs>
          <w:tab w:val="left" w:pos="1320"/>
          <w:tab w:val="right" w:leader="dot" w:pos="10053"/>
        </w:tabs>
        <w:rPr>
          <w:del w:id="342" w:author="Автор"/>
          <w:rFonts w:asciiTheme="minorHAnsi" w:eastAsiaTheme="minorEastAsia" w:hAnsiTheme="minorHAnsi" w:cstheme="minorBidi"/>
          <w:noProof/>
        </w:rPr>
      </w:pPr>
      <w:del w:id="343" w:author="Автор">
        <w:r w:rsidRPr="009E3554" w:rsidDel="009E3554">
          <w:rPr>
            <w:rPrChange w:id="344" w:author="Автор">
              <w:rPr>
                <w:rStyle w:val="a6"/>
                <w:noProof/>
              </w:rPr>
            </w:rPrChange>
          </w:rPr>
          <w:delText>11.1.1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45" w:author="Автор">
              <w:rPr>
                <w:rStyle w:val="a6"/>
                <w:noProof/>
              </w:rPr>
            </w:rPrChange>
          </w:rPr>
          <w:delText>Макет экрана</w:delText>
        </w:r>
        <w:r w:rsidDel="009E3554">
          <w:rPr>
            <w:noProof/>
            <w:webHidden/>
          </w:rPr>
          <w:tab/>
          <w:delText>38</w:delText>
        </w:r>
      </w:del>
    </w:p>
    <w:p w14:paraId="3C83C843" w14:textId="77777777" w:rsidR="00FB7A51" w:rsidDel="009E3554" w:rsidRDefault="00FB7A51">
      <w:pPr>
        <w:pStyle w:val="31"/>
        <w:tabs>
          <w:tab w:val="right" w:leader="dot" w:pos="10053"/>
        </w:tabs>
        <w:rPr>
          <w:del w:id="346" w:author="Автор"/>
          <w:rFonts w:asciiTheme="minorHAnsi" w:eastAsiaTheme="minorEastAsia" w:hAnsiTheme="minorHAnsi" w:cstheme="minorBidi"/>
          <w:noProof/>
        </w:rPr>
      </w:pPr>
      <w:del w:id="347" w:author="Автор">
        <w:r w:rsidRPr="009E3554" w:rsidDel="009E3554">
          <w:rPr>
            <w:rPrChange w:id="348" w:author="Автор">
              <w:rPr>
                <w:rStyle w:val="a6"/>
                <w:noProof/>
              </w:rPr>
            </w:rPrChange>
          </w:rPr>
          <w:delText>В списке отображаются все головные МО (справочник sprlpuXX, условие отбора: поле LPU_ID=FIL_ID), у которых имеется хотя бы одно подчиненное МО (связь по полю LPU_IDподчиненного = FIL_IDголовного) с установленным признаком (TPN==2 ИЛИ TNP==3).</w:delText>
        </w:r>
        <w:r w:rsidDel="009E3554">
          <w:rPr>
            <w:noProof/>
            <w:webHidden/>
          </w:rPr>
          <w:tab/>
          <w:delText>38</w:delText>
        </w:r>
      </w:del>
    </w:p>
    <w:p w14:paraId="26A67E05" w14:textId="77777777" w:rsidR="00FB7A51" w:rsidDel="009E3554" w:rsidRDefault="00FB7A51">
      <w:pPr>
        <w:pStyle w:val="31"/>
        <w:tabs>
          <w:tab w:val="left" w:pos="1320"/>
          <w:tab w:val="right" w:leader="dot" w:pos="10053"/>
        </w:tabs>
        <w:rPr>
          <w:del w:id="349" w:author="Автор"/>
          <w:rFonts w:asciiTheme="minorHAnsi" w:eastAsiaTheme="minorEastAsia" w:hAnsiTheme="minorHAnsi" w:cstheme="minorBidi"/>
          <w:noProof/>
        </w:rPr>
      </w:pPr>
      <w:del w:id="350" w:author="Автор">
        <w:r w:rsidRPr="009E3554" w:rsidDel="009E3554">
          <w:rPr>
            <w:rPrChange w:id="351" w:author="Автор">
              <w:rPr>
                <w:rStyle w:val="a6"/>
                <w:noProof/>
              </w:rPr>
            </w:rPrChange>
          </w:rPr>
          <w:delText>11.1.2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52" w:author="Автор">
              <w:rPr>
                <w:rStyle w:val="a6"/>
                <w:noProof/>
              </w:rPr>
            </w:rPrChange>
          </w:rPr>
          <w:delText>Функциональные кнопки</w:delText>
        </w:r>
        <w:r w:rsidDel="009E3554">
          <w:rPr>
            <w:noProof/>
            <w:webHidden/>
          </w:rPr>
          <w:tab/>
          <w:delText>38</w:delText>
        </w:r>
      </w:del>
    </w:p>
    <w:p w14:paraId="5C3D4AD3" w14:textId="77777777" w:rsidR="00FB7A51" w:rsidDel="009E3554" w:rsidRDefault="00FB7A51">
      <w:pPr>
        <w:pStyle w:val="31"/>
        <w:tabs>
          <w:tab w:val="left" w:pos="1320"/>
          <w:tab w:val="right" w:leader="dot" w:pos="10053"/>
        </w:tabs>
        <w:rPr>
          <w:del w:id="353" w:author="Автор"/>
          <w:rFonts w:asciiTheme="minorHAnsi" w:eastAsiaTheme="minorEastAsia" w:hAnsiTheme="minorHAnsi" w:cstheme="minorBidi"/>
          <w:noProof/>
        </w:rPr>
      </w:pPr>
      <w:del w:id="354" w:author="Автор">
        <w:r w:rsidRPr="009E3554" w:rsidDel="009E3554">
          <w:rPr>
            <w:rPrChange w:id="355" w:author="Автор">
              <w:rPr>
                <w:rStyle w:val="a6"/>
                <w:noProof/>
              </w:rPr>
            </w:rPrChange>
          </w:rPr>
          <w:delText>11.1.3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56" w:author="Автор">
              <w:rPr>
                <w:rStyle w:val="a6"/>
                <w:noProof/>
              </w:rPr>
            </w:rPrChange>
          </w:rPr>
          <w:delText>Состав полей</w:delText>
        </w:r>
        <w:r w:rsidDel="009E3554">
          <w:rPr>
            <w:noProof/>
            <w:webHidden/>
          </w:rPr>
          <w:tab/>
          <w:delText>39</w:delText>
        </w:r>
      </w:del>
    </w:p>
    <w:p w14:paraId="366C65A8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357" w:author="Автор"/>
          <w:rFonts w:asciiTheme="minorHAnsi" w:eastAsiaTheme="minorEastAsia" w:hAnsiTheme="minorHAnsi" w:cstheme="minorBidi"/>
          <w:noProof/>
        </w:rPr>
      </w:pPr>
      <w:del w:id="358" w:author="Автор">
        <w:r w:rsidRPr="009E3554" w:rsidDel="009E3554">
          <w:rPr>
            <w:rPrChange w:id="359" w:author="Автор">
              <w:rPr>
                <w:rStyle w:val="a6"/>
                <w:noProof/>
              </w:rPr>
            </w:rPrChange>
          </w:rPr>
          <w:delText>11.2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60" w:author="Автор">
              <w:rPr>
                <w:rStyle w:val="a6"/>
                <w:noProof/>
              </w:rPr>
            </w:rPrChange>
          </w:rPr>
          <w:delText>Сценарии работы</w:delText>
        </w:r>
        <w:r w:rsidDel="009E3554">
          <w:rPr>
            <w:noProof/>
            <w:webHidden/>
          </w:rPr>
          <w:tab/>
          <w:delText>41</w:delText>
        </w:r>
      </w:del>
    </w:p>
    <w:p w14:paraId="7784B22C" w14:textId="77777777" w:rsidR="00FB7A51" w:rsidDel="009E3554" w:rsidRDefault="00FB7A51">
      <w:pPr>
        <w:pStyle w:val="31"/>
        <w:tabs>
          <w:tab w:val="left" w:pos="1320"/>
          <w:tab w:val="right" w:leader="dot" w:pos="10053"/>
        </w:tabs>
        <w:rPr>
          <w:del w:id="361" w:author="Автор"/>
          <w:rFonts w:asciiTheme="minorHAnsi" w:eastAsiaTheme="minorEastAsia" w:hAnsiTheme="minorHAnsi" w:cstheme="minorBidi"/>
          <w:noProof/>
        </w:rPr>
      </w:pPr>
      <w:del w:id="362" w:author="Автор">
        <w:r w:rsidRPr="009E3554" w:rsidDel="009E3554">
          <w:rPr>
            <w:rPrChange w:id="363" w:author="Автор">
              <w:rPr>
                <w:rStyle w:val="a6"/>
                <w:noProof/>
              </w:rPr>
            </w:rPrChange>
          </w:rPr>
          <w:delText>11.2.1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64" w:author="Автор">
              <w:rPr>
                <w:rStyle w:val="a6"/>
                <w:noProof/>
                <w:lang w:val="en-US"/>
              </w:rPr>
            </w:rPrChange>
          </w:rPr>
          <w:delText>UC «Показать данные за отчетный период»</w:delText>
        </w:r>
        <w:r w:rsidDel="009E3554">
          <w:rPr>
            <w:noProof/>
            <w:webHidden/>
          </w:rPr>
          <w:tab/>
          <w:delText>41</w:delText>
        </w:r>
      </w:del>
    </w:p>
    <w:p w14:paraId="38B44183" w14:textId="77777777" w:rsidR="00FB7A51" w:rsidDel="009E3554" w:rsidRDefault="00FB7A51">
      <w:pPr>
        <w:pStyle w:val="31"/>
        <w:tabs>
          <w:tab w:val="left" w:pos="1320"/>
          <w:tab w:val="right" w:leader="dot" w:pos="10053"/>
        </w:tabs>
        <w:rPr>
          <w:del w:id="365" w:author="Автор"/>
          <w:rFonts w:asciiTheme="minorHAnsi" w:eastAsiaTheme="minorEastAsia" w:hAnsiTheme="minorHAnsi" w:cstheme="minorBidi"/>
          <w:noProof/>
        </w:rPr>
      </w:pPr>
      <w:del w:id="366" w:author="Автор">
        <w:r w:rsidRPr="009E3554" w:rsidDel="009E3554">
          <w:rPr>
            <w:rPrChange w:id="367" w:author="Автор">
              <w:rPr>
                <w:rStyle w:val="a6"/>
                <w:noProof/>
              </w:rPr>
            </w:rPrChange>
          </w:rPr>
          <w:delText>11.2.2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68" w:author="Автор">
              <w:rPr>
                <w:rStyle w:val="a6"/>
                <w:noProof/>
                <w:lang w:val="en-US"/>
              </w:rPr>
            </w:rPrChange>
          </w:rPr>
          <w:delText>UC «Обновить данные из ИШ ЕРЗ и отправить в ЕРЗ»</w:delText>
        </w:r>
        <w:r w:rsidDel="009E3554">
          <w:rPr>
            <w:noProof/>
            <w:webHidden/>
          </w:rPr>
          <w:tab/>
          <w:delText>41</w:delText>
        </w:r>
      </w:del>
    </w:p>
    <w:p w14:paraId="76421E45" w14:textId="77777777" w:rsidR="00FB7A51" w:rsidDel="009E3554" w:rsidRDefault="00FB7A51">
      <w:pPr>
        <w:pStyle w:val="20"/>
        <w:tabs>
          <w:tab w:val="left" w:pos="880"/>
          <w:tab w:val="right" w:leader="dot" w:pos="10053"/>
        </w:tabs>
        <w:rPr>
          <w:del w:id="369" w:author="Автор"/>
          <w:rFonts w:asciiTheme="minorHAnsi" w:eastAsiaTheme="minorEastAsia" w:hAnsiTheme="minorHAnsi" w:cstheme="minorBidi"/>
          <w:noProof/>
        </w:rPr>
      </w:pPr>
      <w:del w:id="370" w:author="Автор">
        <w:r w:rsidRPr="009E3554" w:rsidDel="009E3554">
          <w:rPr>
            <w:rPrChange w:id="371" w:author="Автор">
              <w:rPr>
                <w:rStyle w:val="a6"/>
                <w:noProof/>
              </w:rPr>
            </w:rPrChange>
          </w:rPr>
          <w:delText>11.3</w:delText>
        </w:r>
        <w:r w:rsidDel="009E3554">
          <w:rPr>
            <w:rFonts w:asciiTheme="minorHAnsi" w:eastAsiaTheme="minorEastAsia" w:hAnsiTheme="minorHAnsi" w:cstheme="minorBidi"/>
            <w:noProof/>
          </w:rPr>
          <w:tab/>
        </w:r>
        <w:r w:rsidRPr="009E3554" w:rsidDel="009E3554">
          <w:rPr>
            <w:rPrChange w:id="372" w:author="Автор">
              <w:rPr>
                <w:rStyle w:val="a6"/>
                <w:noProof/>
              </w:rPr>
            </w:rPrChange>
          </w:rPr>
          <w:delText>Пользовательские права</w:delText>
        </w:r>
        <w:r w:rsidDel="009E3554">
          <w:rPr>
            <w:noProof/>
            <w:webHidden/>
          </w:rPr>
          <w:tab/>
          <w:delText>42</w:delText>
        </w:r>
      </w:del>
    </w:p>
    <w:p w14:paraId="3539AD15" w14:textId="77777777" w:rsidR="00475DC9" w:rsidRPr="007273C4" w:rsidRDefault="00475DC9" w:rsidP="00475DC9">
      <w:r w:rsidRPr="007273C4">
        <w:fldChar w:fldCharType="end"/>
      </w:r>
    </w:p>
    <w:bookmarkEnd w:id="0"/>
    <w:p w14:paraId="00B1BD0C" w14:textId="77777777" w:rsidR="00475DC9" w:rsidRPr="007273C4" w:rsidRDefault="00475DC9" w:rsidP="00475DC9">
      <w:pPr>
        <w:pStyle w:val="aff2"/>
      </w:pPr>
    </w:p>
    <w:p w14:paraId="3DAE3499" w14:textId="77777777" w:rsidR="00475DC9" w:rsidRPr="007273C4" w:rsidRDefault="00475DC9" w:rsidP="00475DC9">
      <w:pPr>
        <w:pStyle w:val="aff2"/>
        <w:pageBreakBefore/>
      </w:pPr>
      <w:r w:rsidRPr="007273C4">
        <w:lastRenderedPageBreak/>
        <w:t>История изменений</w:t>
      </w:r>
    </w:p>
    <w:tbl>
      <w:tblPr>
        <w:tblW w:w="5001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ook w:val="0020" w:firstRow="1" w:lastRow="0" w:firstColumn="0" w:lastColumn="0" w:noHBand="0" w:noVBand="0"/>
      </w:tblPr>
      <w:tblGrid>
        <w:gridCol w:w="1021"/>
        <w:gridCol w:w="757"/>
        <w:gridCol w:w="5986"/>
        <w:gridCol w:w="1421"/>
        <w:gridCol w:w="1096"/>
      </w:tblGrid>
      <w:tr w:rsidR="007F6761" w:rsidRPr="007273C4" w14:paraId="545BE275" w14:textId="77777777" w:rsidTr="00DB027F">
        <w:trPr>
          <w:tblHeader/>
        </w:trPr>
        <w:tc>
          <w:tcPr>
            <w:tcW w:w="497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5F24B71C" w14:textId="77777777" w:rsidR="007F6761" w:rsidRPr="007273C4" w:rsidRDefault="007F6761" w:rsidP="00E9015A">
            <w:pPr>
              <w:pStyle w:val="ab"/>
            </w:pPr>
            <w:r w:rsidRPr="007273C4">
              <w:t>Дата</w:t>
            </w:r>
          </w:p>
        </w:tc>
        <w:tc>
          <w:tcPr>
            <w:tcW w:w="368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1E919733" w14:textId="77777777" w:rsidR="007F6761" w:rsidRPr="007273C4" w:rsidRDefault="007F6761" w:rsidP="00E9015A">
            <w:pPr>
              <w:pStyle w:val="ab"/>
            </w:pPr>
            <w:r w:rsidRPr="007273C4">
              <w:t>Версия</w:t>
            </w:r>
          </w:p>
        </w:tc>
        <w:tc>
          <w:tcPr>
            <w:tcW w:w="2911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526233D4" w14:textId="77777777" w:rsidR="007F6761" w:rsidRPr="007273C4" w:rsidRDefault="007F6761" w:rsidP="00E9015A">
            <w:pPr>
              <w:pStyle w:val="ab"/>
            </w:pPr>
            <w:r w:rsidRPr="007273C4">
              <w:t>Описание</w:t>
            </w:r>
          </w:p>
        </w:tc>
        <w:tc>
          <w:tcPr>
            <w:tcW w:w="691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3822EF90" w14:textId="4E9E65B7" w:rsidR="007F6761" w:rsidRPr="007273C4" w:rsidRDefault="007F6761" w:rsidP="00E9015A">
            <w:pPr>
              <w:pStyle w:val="ab"/>
            </w:pPr>
            <w:r w:rsidRPr="007273C4">
              <w:t>Автор</w:t>
            </w:r>
          </w:p>
        </w:tc>
        <w:tc>
          <w:tcPr>
            <w:tcW w:w="533" w:type="pct"/>
            <w:tcBorders>
              <w:bottom w:val="single" w:sz="12" w:space="0" w:color="000000"/>
            </w:tcBorders>
            <w:shd w:val="clear" w:color="auto" w:fill="BFBFBF" w:themeFill="background1" w:themeFillShade="BF"/>
          </w:tcPr>
          <w:p w14:paraId="71A36189" w14:textId="1817DC46" w:rsidR="007F6761" w:rsidRPr="007F6761" w:rsidRDefault="007F6761" w:rsidP="007F6761">
            <w:pPr>
              <w:pStyle w:val="ab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Задачи</w:t>
            </w:r>
          </w:p>
        </w:tc>
      </w:tr>
      <w:tr w:rsidR="007F6761" w:rsidRPr="007273C4" w14:paraId="4CE819A4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40B74D9" w14:textId="77777777" w:rsidR="007F6761" w:rsidRPr="007273C4" w:rsidRDefault="007F6761" w:rsidP="00E9015A">
            <w:pPr>
              <w:pStyle w:val="ac"/>
            </w:pPr>
            <w:r w:rsidRPr="007273C4">
              <w:t>30.09.2014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68E9A93" w14:textId="77777777" w:rsidR="007F6761" w:rsidRPr="007273C4" w:rsidRDefault="007F6761" w:rsidP="00E9015A">
            <w:pPr>
              <w:pStyle w:val="ac"/>
            </w:pPr>
            <w:r w:rsidRPr="007273C4">
              <w:t>0.1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47CCC8E7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Сформирован первый </w:t>
            </w:r>
            <w:proofErr w:type="spellStart"/>
            <w:r w:rsidRPr="007273C4">
              <w:t>драфт</w:t>
            </w:r>
            <w:proofErr w:type="spellEnd"/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EB2CA68" w14:textId="2DB10ABA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260984E5" w14:textId="2F4D2C8C" w:rsidR="007F6761" w:rsidRPr="007273C4" w:rsidRDefault="007F6761" w:rsidP="00E9015A">
            <w:pPr>
              <w:pStyle w:val="ac"/>
            </w:pPr>
          </w:p>
        </w:tc>
      </w:tr>
      <w:tr w:rsidR="007F6761" w:rsidRPr="007273C4" w14:paraId="2A24C869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7F2C8FD3" w14:textId="77777777" w:rsidR="007F6761" w:rsidRPr="007273C4" w:rsidRDefault="007F6761" w:rsidP="00E9015A">
            <w:pPr>
              <w:pStyle w:val="ac"/>
            </w:pPr>
            <w:r w:rsidRPr="007273C4">
              <w:t>21.11.2014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6B969D64" w14:textId="77777777" w:rsidR="007F6761" w:rsidRPr="007273C4" w:rsidRDefault="007F6761" w:rsidP="00E9015A">
            <w:pPr>
              <w:pStyle w:val="ac"/>
            </w:pPr>
            <w:r w:rsidRPr="007273C4">
              <w:t>0.2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C20FC65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Изменения – приведено в соответствие с новым Регламентом МГФОМС по прикреплениям от 19 авг. 2014.</w:t>
            </w:r>
          </w:p>
          <w:p w14:paraId="687F53EE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Исключено понятие «открепление», </w:t>
            </w:r>
            <w:proofErr w:type="spellStart"/>
            <w:r w:rsidRPr="007273C4">
              <w:t>рассматрирваются</w:t>
            </w:r>
            <w:proofErr w:type="spellEnd"/>
            <w:r w:rsidRPr="007273C4">
              <w:t xml:space="preserve"> только новые </w:t>
            </w:r>
            <w:proofErr w:type="spellStart"/>
            <w:r w:rsidRPr="007273C4">
              <w:t>прикрпеления</w:t>
            </w:r>
            <w:proofErr w:type="spellEnd"/>
            <w:r w:rsidRPr="007273C4">
              <w:t>.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19C0D19B" w14:textId="7BF554F6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8910955" w14:textId="6C0BBF8F" w:rsidR="007F6761" w:rsidRPr="007273C4" w:rsidRDefault="007F6761" w:rsidP="00E9015A">
            <w:pPr>
              <w:pStyle w:val="ac"/>
            </w:pPr>
          </w:p>
        </w:tc>
      </w:tr>
      <w:tr w:rsidR="007F6761" w:rsidRPr="007273C4" w14:paraId="2A627ECA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02937FD" w14:textId="77777777" w:rsidR="007F6761" w:rsidRPr="007273C4" w:rsidRDefault="007F6761" w:rsidP="00E9015A">
            <w:pPr>
              <w:pStyle w:val="ac"/>
            </w:pPr>
            <w:r w:rsidRPr="007273C4">
              <w:t>24.11.2014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855C891" w14:textId="77777777" w:rsidR="007F6761" w:rsidRPr="007273C4" w:rsidRDefault="007F6761" w:rsidP="00E9015A">
            <w:pPr>
              <w:pStyle w:val="ac"/>
            </w:pPr>
            <w:r w:rsidRPr="007273C4">
              <w:t>0.3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DFC2C7A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Убрано окно отправки ИП, сделан значок на основной форме.</w:t>
            </w:r>
          </w:p>
          <w:p w14:paraId="4E43414D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Введены ссылки </w:t>
            </w:r>
            <w:proofErr w:type="spellStart"/>
            <w:r w:rsidRPr="007273C4">
              <w:t>напостаноку</w:t>
            </w:r>
            <w:proofErr w:type="spellEnd"/>
            <w:r w:rsidRPr="007273C4">
              <w:t xml:space="preserve"> «ОМС.40.1.1.Информационый обмен» в разделах, связанных с описанием информационного обмена.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D64EAB6" w14:textId="0DC967F1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46251D6" w14:textId="1535D624" w:rsidR="007F6761" w:rsidRPr="007273C4" w:rsidRDefault="007F6761" w:rsidP="00E9015A">
            <w:pPr>
              <w:pStyle w:val="ac"/>
            </w:pPr>
          </w:p>
        </w:tc>
      </w:tr>
      <w:tr w:rsidR="007F6761" w:rsidRPr="007273C4" w14:paraId="24F81AB5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FA6C980" w14:textId="77777777" w:rsidR="007F6761" w:rsidRPr="007273C4" w:rsidRDefault="007F6761" w:rsidP="00E9015A">
            <w:pPr>
              <w:pStyle w:val="ac"/>
            </w:pPr>
            <w:r w:rsidRPr="007273C4">
              <w:t>28.11.2014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C8CFD3A" w14:textId="77777777" w:rsidR="007F6761" w:rsidRPr="007273C4" w:rsidRDefault="007F6761" w:rsidP="00E9015A">
            <w:pPr>
              <w:pStyle w:val="ac"/>
            </w:pPr>
            <w:r w:rsidRPr="007273C4">
              <w:t>0.4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7DB9016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Описано формирование паспорта файла реестра </w:t>
            </w:r>
            <w:proofErr w:type="gramStart"/>
            <w:r w:rsidRPr="007273C4">
              <w:t>прикрепленных</w:t>
            </w:r>
            <w:proofErr w:type="gramEnd"/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6571CF4" w14:textId="02A544B9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28FC58D5" w14:textId="338D1478" w:rsidR="007F6761" w:rsidRPr="007273C4" w:rsidRDefault="007F6761" w:rsidP="00E9015A">
            <w:pPr>
              <w:pStyle w:val="ac"/>
            </w:pPr>
          </w:p>
        </w:tc>
      </w:tr>
      <w:tr w:rsidR="007F6761" w:rsidRPr="007273C4" w14:paraId="744DC5F1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D255364" w14:textId="77777777" w:rsidR="007F6761" w:rsidRPr="007273C4" w:rsidRDefault="007F6761" w:rsidP="00E9015A">
            <w:pPr>
              <w:pStyle w:val="ac"/>
            </w:pPr>
            <w:r w:rsidRPr="007273C4">
              <w:t>01.12.2014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7BFD01A9" w14:textId="77777777" w:rsidR="007F6761" w:rsidRPr="007273C4" w:rsidRDefault="007F6761" w:rsidP="00E9015A">
            <w:pPr>
              <w:pStyle w:val="ac"/>
            </w:pPr>
            <w:r w:rsidRPr="007273C4">
              <w:t>0.5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3435A489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Поле </w:t>
            </w:r>
            <w:r w:rsidRPr="007273C4">
              <w:rPr>
                <w:lang w:val="en-US"/>
              </w:rPr>
              <w:t>date</w:t>
            </w:r>
            <w:r w:rsidRPr="007273C4">
              <w:t>_</w:t>
            </w:r>
            <w:r w:rsidRPr="007273C4">
              <w:rPr>
                <w:lang w:val="en-US"/>
              </w:rPr>
              <w:t>out</w:t>
            </w:r>
            <w:r w:rsidRPr="007273C4">
              <w:t xml:space="preserve"> остается всегда пустым, иначе в СМО игнорируют такие записи</w:t>
            </w:r>
          </w:p>
          <w:p w14:paraId="08F5E414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ИП формируется в виде </w:t>
            </w:r>
            <w:r w:rsidRPr="007273C4">
              <w:rPr>
                <w:lang w:val="en-US"/>
              </w:rPr>
              <w:t>ZIP</w:t>
            </w:r>
            <w:r w:rsidRPr="007273C4">
              <w:t>-файла (п.4.2.4)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1BCE8E3" w14:textId="194A1B37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3F76E422" w14:textId="16FEA2EC" w:rsidR="007F6761" w:rsidRPr="007273C4" w:rsidRDefault="007F6761" w:rsidP="00E9015A">
            <w:pPr>
              <w:pStyle w:val="ac"/>
            </w:pPr>
          </w:p>
        </w:tc>
      </w:tr>
      <w:tr w:rsidR="007F6761" w:rsidRPr="007273C4" w14:paraId="0558C063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6AF9833" w14:textId="77777777" w:rsidR="007F6761" w:rsidRPr="007273C4" w:rsidRDefault="007F6761" w:rsidP="00E9015A">
            <w:pPr>
              <w:pStyle w:val="ac"/>
            </w:pPr>
            <w:r w:rsidRPr="007273C4">
              <w:t>05.12.2014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796EBAB6" w14:textId="77777777" w:rsidR="007F6761" w:rsidRPr="007273C4" w:rsidRDefault="007F6761" w:rsidP="00E9015A">
            <w:pPr>
              <w:pStyle w:val="ac"/>
            </w:pPr>
            <w:r w:rsidRPr="007273C4">
              <w:t>0.6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7FDBE52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Добавлен пункт о правах доступа.</w:t>
            </w:r>
          </w:p>
          <w:p w14:paraId="4C7B2056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Уточнен алгоритм получения кода МО.</w:t>
            </w:r>
          </w:p>
          <w:p w14:paraId="2A946733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Уточнено, что </w:t>
            </w:r>
            <w:proofErr w:type="gramStart"/>
            <w:r w:rsidRPr="007273C4">
              <w:t>временные</w:t>
            </w:r>
            <w:proofErr w:type="gramEnd"/>
            <w:r w:rsidRPr="007273C4">
              <w:t xml:space="preserve"> </w:t>
            </w:r>
            <w:proofErr w:type="spellStart"/>
            <w:r w:rsidRPr="007273C4">
              <w:t>свидтельства</w:t>
            </w:r>
            <w:proofErr w:type="spellEnd"/>
            <w:r w:rsidRPr="007273C4">
              <w:t xml:space="preserve"> не учитываются при прикреплениях.</w:t>
            </w:r>
          </w:p>
          <w:p w14:paraId="1A47CED8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Уточнен алгоритм отделения серии и номера полиса.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1D9345AA" w14:textId="4B02D4B0" w:rsidR="007F6761" w:rsidRPr="007273C4" w:rsidRDefault="007F6761" w:rsidP="00E9015A">
            <w:pPr>
              <w:pStyle w:val="ac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029A35F" w14:textId="073F2C4D" w:rsidR="007F6761" w:rsidRPr="007273C4" w:rsidRDefault="007F6761" w:rsidP="00E9015A">
            <w:pPr>
              <w:pStyle w:val="ac"/>
            </w:pPr>
          </w:p>
        </w:tc>
      </w:tr>
      <w:tr w:rsidR="007F6761" w:rsidRPr="007273C4" w14:paraId="7094B59F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38D952A8" w14:textId="77777777" w:rsidR="007F6761" w:rsidRPr="007273C4" w:rsidRDefault="007F6761" w:rsidP="00E9015A">
            <w:pPr>
              <w:pStyle w:val="ac"/>
            </w:pPr>
            <w:r w:rsidRPr="007273C4">
              <w:t>19.12.2014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0444D5D2" w14:textId="77777777" w:rsidR="007F6761" w:rsidRPr="007273C4" w:rsidRDefault="007F6761" w:rsidP="00E9015A">
            <w:pPr>
              <w:pStyle w:val="ac"/>
            </w:pPr>
            <w:r w:rsidRPr="007273C4">
              <w:t>0.7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5FCB8425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Раздел 3.2.2 Изменено описание источника данных </w:t>
            </w:r>
            <w:proofErr w:type="spellStart"/>
            <w:r w:rsidRPr="007273C4">
              <w:rPr>
                <w:lang w:val="en-US"/>
              </w:rPr>
              <w:t>lpu</w:t>
            </w:r>
            <w:proofErr w:type="spellEnd"/>
            <w:r w:rsidRPr="007273C4">
              <w:t>_</w:t>
            </w:r>
            <w:r w:rsidRPr="007273C4">
              <w:rPr>
                <w:lang w:val="en-US"/>
              </w:rPr>
              <w:t>id</w:t>
            </w:r>
          </w:p>
          <w:p w14:paraId="1D997BC0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Раздел 6.2.2 Обновлено описание получения внутреннего </w:t>
            </w:r>
            <w:proofErr w:type="spellStart"/>
            <w:r w:rsidRPr="007273C4">
              <w:t>идентефикатора</w:t>
            </w:r>
            <w:proofErr w:type="spellEnd"/>
            <w:r w:rsidRPr="007273C4">
              <w:t xml:space="preserve"> ЕМИАС</w:t>
            </w:r>
          </w:p>
          <w:p w14:paraId="242D3557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Раздел 2.4 Добавлена модель бизнес-процесса</w:t>
            </w:r>
          </w:p>
          <w:p w14:paraId="7564141B" w14:textId="77777777" w:rsidR="007F6761" w:rsidRPr="007273C4" w:rsidRDefault="007F6761" w:rsidP="00E9015A">
            <w:pPr>
              <w:pStyle w:val="ac"/>
              <w:jc w:val="left"/>
            </w:pPr>
            <w:proofErr w:type="spellStart"/>
            <w:r w:rsidRPr="007273C4">
              <w:t>Разедел</w:t>
            </w:r>
            <w:proofErr w:type="spellEnd"/>
            <w:r w:rsidRPr="007273C4">
              <w:t xml:space="preserve"> 3.2.2 Добавлен столбец маппинга метода на БД СПУ</w:t>
            </w:r>
          </w:p>
          <w:p w14:paraId="03B1FB57" w14:textId="77777777" w:rsidR="007F6761" w:rsidRPr="007273C4" w:rsidRDefault="007F6761" w:rsidP="00E9015A">
            <w:pPr>
              <w:pStyle w:val="ac"/>
              <w:jc w:val="left"/>
            </w:pPr>
            <w:r w:rsidRPr="007273C4">
              <w:t>Добавлен раздел 7 Логическая модель данных</w:t>
            </w:r>
          </w:p>
          <w:p w14:paraId="1B645748" w14:textId="4696CFE5" w:rsidR="007F6761" w:rsidRPr="007273C4" w:rsidRDefault="007F6761" w:rsidP="00E9015A">
            <w:pPr>
              <w:pStyle w:val="ac"/>
              <w:jc w:val="left"/>
            </w:pPr>
            <w:r w:rsidRPr="007273C4">
              <w:t xml:space="preserve">Раздел 3.2.2 Обновлены данные метода </w:t>
            </w:r>
            <w:proofErr w:type="spellStart"/>
            <w:r w:rsidRPr="007273C4">
              <w:t>getBasicAttachList</w:t>
            </w:r>
            <w:proofErr w:type="spellEnd"/>
            <w:r w:rsidRPr="007273C4">
              <w:t xml:space="preserve"> (</w:t>
            </w:r>
            <w:r w:rsidRPr="007273C4">
              <w:rPr>
                <w:lang w:val="en-US"/>
              </w:rPr>
              <w:t>http</w:t>
            </w:r>
            <w:r w:rsidRPr="007273C4">
              <w:t>://</w:t>
            </w:r>
            <w:proofErr w:type="spellStart"/>
            <w:r w:rsidRPr="007273C4">
              <w:rPr>
                <w:lang w:val="en-US"/>
              </w:rPr>
              <w:t>jira</w:t>
            </w:r>
            <w:proofErr w:type="spellEnd"/>
            <w:r w:rsidRPr="007273C4">
              <w:t>.</w:t>
            </w:r>
            <w:proofErr w:type="spellStart"/>
            <w:r w:rsidRPr="007273C4">
              <w:rPr>
                <w:lang w:val="en-US"/>
              </w:rPr>
              <w:t>technodiasoft</w:t>
            </w:r>
            <w:proofErr w:type="spellEnd"/>
            <w:r w:rsidRPr="007273C4">
              <w:t>.</w:t>
            </w:r>
            <w:proofErr w:type="spellStart"/>
            <w:r w:rsidRPr="007273C4">
              <w:rPr>
                <w:lang w:val="en-US"/>
              </w:rPr>
              <w:t>ru</w:t>
            </w:r>
            <w:proofErr w:type="spellEnd"/>
            <w:r w:rsidRPr="007273C4">
              <w:t>:8000/</w:t>
            </w:r>
            <w:r w:rsidRPr="007273C4">
              <w:rPr>
                <w:lang w:val="en-US"/>
              </w:rPr>
              <w:t>browse</w:t>
            </w:r>
            <w:r w:rsidRPr="007273C4">
              <w:t>/</w:t>
            </w:r>
            <w:r w:rsidRPr="007273C4">
              <w:rPr>
                <w:lang w:val="en-US"/>
              </w:rPr>
              <w:t>OMS</w:t>
            </w:r>
            <w:r w:rsidRPr="007273C4">
              <w:t>-2711)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1278FB59" w14:textId="46A64E43" w:rsidR="007F6761" w:rsidRPr="007273C4" w:rsidRDefault="007F6761" w:rsidP="00E9015A">
            <w:pPr>
              <w:pStyle w:val="ac"/>
              <w:jc w:val="left"/>
            </w:pPr>
            <w:r w:rsidRPr="007273C4"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37F8FE7" w14:textId="35E44D5F" w:rsidR="007F6761" w:rsidRPr="007273C4" w:rsidRDefault="007F6761" w:rsidP="00E9015A">
            <w:pPr>
              <w:pStyle w:val="ac"/>
              <w:jc w:val="left"/>
            </w:pPr>
          </w:p>
        </w:tc>
      </w:tr>
      <w:tr w:rsidR="007F6761" w:rsidRPr="007273C4" w14:paraId="6A4D705D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E79FD83" w14:textId="24A22DB7" w:rsidR="007F6761" w:rsidRPr="007273C4" w:rsidRDefault="007F6761" w:rsidP="00E9015A">
            <w:pPr>
              <w:pStyle w:val="ac"/>
              <w:rPr>
                <w:lang w:val="en-US"/>
              </w:rPr>
            </w:pPr>
            <w:r w:rsidRPr="007273C4">
              <w:rPr>
                <w:lang w:val="en-US"/>
              </w:rPr>
              <w:t>21.01.2015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08FF6FBF" w14:textId="37DC9739" w:rsidR="007F6761" w:rsidRPr="007273C4" w:rsidRDefault="007F6761" w:rsidP="00E9015A">
            <w:pPr>
              <w:pStyle w:val="ac"/>
              <w:rPr>
                <w:lang w:val="en-US"/>
              </w:rPr>
            </w:pPr>
            <w:r w:rsidRPr="007273C4">
              <w:rPr>
                <w:lang w:val="en-US"/>
              </w:rPr>
              <w:t>0.8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4A6EAE1B" w14:textId="2AF76281" w:rsidR="007F6761" w:rsidRPr="007273C4" w:rsidRDefault="007F6761" w:rsidP="005C5966">
            <w:pPr>
              <w:pStyle w:val="ac"/>
              <w:jc w:val="left"/>
            </w:pPr>
            <w:r w:rsidRPr="007273C4">
              <w:t>Раздел 4.2.4 Изменен формат ИП с “</w:t>
            </w:r>
            <w:r w:rsidRPr="007273C4">
              <w:rPr>
                <w:lang w:val="en-US"/>
              </w:rPr>
              <w:t>zip</w:t>
            </w:r>
            <w:r w:rsidRPr="007273C4">
              <w:t>” на “[</w:t>
            </w:r>
            <w:proofErr w:type="spellStart"/>
            <w:r w:rsidRPr="007273C4">
              <w:rPr>
                <w:lang w:val="en-US"/>
              </w:rPr>
              <w:t>mmy</w:t>
            </w:r>
            <w:proofErr w:type="spellEnd"/>
            <w:r w:rsidRPr="007273C4">
              <w:t>]”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9EC9BBB" w14:textId="75153083" w:rsidR="007F6761" w:rsidRPr="007273C4" w:rsidRDefault="007F6761" w:rsidP="00E9015A">
            <w:pPr>
              <w:pStyle w:val="ac"/>
              <w:jc w:val="left"/>
            </w:pPr>
            <w:r w:rsidRPr="007273C4"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43F60F9" w14:textId="464F43E6" w:rsidR="007F6761" w:rsidRPr="007273C4" w:rsidRDefault="007F6761" w:rsidP="00E9015A">
            <w:pPr>
              <w:pStyle w:val="ac"/>
              <w:jc w:val="left"/>
            </w:pPr>
          </w:p>
        </w:tc>
      </w:tr>
      <w:tr w:rsidR="007F6761" w:rsidRPr="007273C4" w14:paraId="016861F5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323C0393" w14:textId="1C82AE13" w:rsidR="007F6761" w:rsidRPr="007273C4" w:rsidRDefault="007F6761" w:rsidP="00E9015A">
            <w:pPr>
              <w:pStyle w:val="ac"/>
            </w:pPr>
            <w:r w:rsidRPr="007273C4">
              <w:t>23.01.2015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4361F146" w14:textId="5C5CDFF9" w:rsidR="007F6761" w:rsidRPr="007273C4" w:rsidRDefault="007F6761" w:rsidP="00E9015A">
            <w:pPr>
              <w:pStyle w:val="ac"/>
            </w:pPr>
            <w:r w:rsidRPr="007273C4">
              <w:t>0.9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87FB71C" w14:textId="0159461A" w:rsidR="007F6761" w:rsidRPr="007273C4" w:rsidRDefault="007F6761" w:rsidP="005C5966">
            <w:pPr>
              <w:pStyle w:val="ac"/>
              <w:jc w:val="left"/>
            </w:pPr>
            <w:r w:rsidRPr="007273C4">
              <w:t xml:space="preserve">Добавлен экспорт ответов СМО в </w:t>
            </w:r>
            <w:r w:rsidRPr="007273C4">
              <w:rPr>
                <w:lang w:val="en-US"/>
              </w:rPr>
              <w:t>Excel</w:t>
            </w:r>
          </w:p>
          <w:p w14:paraId="1F71E03A" w14:textId="2045D210" w:rsidR="007F6761" w:rsidRPr="007273C4" w:rsidRDefault="007F6761" w:rsidP="005C5966">
            <w:pPr>
              <w:pStyle w:val="ac"/>
              <w:jc w:val="left"/>
            </w:pPr>
            <w:r w:rsidRPr="007273C4">
              <w:t>Описаны условия повторного запроса новых прикреплений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08D66DA8" w14:textId="48F2F911" w:rsidR="007F6761" w:rsidRPr="007273C4" w:rsidRDefault="007F6761" w:rsidP="00E9015A">
            <w:pPr>
              <w:pStyle w:val="ac"/>
              <w:jc w:val="left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2296981" w14:textId="351F3238" w:rsidR="007F6761" w:rsidRPr="007273C4" w:rsidRDefault="007F6761" w:rsidP="00E9015A">
            <w:pPr>
              <w:pStyle w:val="ac"/>
              <w:jc w:val="left"/>
            </w:pPr>
          </w:p>
        </w:tc>
      </w:tr>
      <w:tr w:rsidR="007F6761" w:rsidRPr="007273C4" w14:paraId="665A1A1A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E88EFEC" w14:textId="29A84A3D" w:rsidR="007F6761" w:rsidRPr="007273C4" w:rsidRDefault="007F6761" w:rsidP="00E9015A">
            <w:pPr>
              <w:pStyle w:val="ac"/>
            </w:pPr>
            <w:r w:rsidRPr="007273C4">
              <w:t>26.01.2015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6691943" w14:textId="3834C420" w:rsidR="007F6761" w:rsidRPr="007273C4" w:rsidRDefault="007F6761" w:rsidP="00E9015A">
            <w:pPr>
              <w:pStyle w:val="ac"/>
            </w:pPr>
            <w:r w:rsidRPr="007273C4">
              <w:t>0.10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58FAE1CD" w14:textId="46361BCF" w:rsidR="007F6761" w:rsidRPr="007273C4" w:rsidRDefault="007F6761" w:rsidP="005C5966">
            <w:pPr>
              <w:pStyle w:val="ac"/>
              <w:jc w:val="left"/>
            </w:pPr>
            <w:r w:rsidRPr="007273C4">
              <w:t>Уточнен алгоритм смены статусов ИП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293C3ECC" w14:textId="2C49D52C" w:rsidR="007F6761" w:rsidRPr="007273C4" w:rsidRDefault="007F6761" w:rsidP="00E9015A">
            <w:pPr>
              <w:pStyle w:val="ac"/>
              <w:jc w:val="left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2BBB6DD" w14:textId="25397B4F" w:rsidR="007F6761" w:rsidRPr="007273C4" w:rsidRDefault="007F6761" w:rsidP="00E9015A">
            <w:pPr>
              <w:pStyle w:val="ac"/>
              <w:jc w:val="left"/>
            </w:pPr>
          </w:p>
        </w:tc>
      </w:tr>
      <w:tr w:rsidR="007F6761" w:rsidRPr="007273C4" w14:paraId="42A65D44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ED76009" w14:textId="0C200B7E" w:rsidR="007F6761" w:rsidRPr="007273C4" w:rsidRDefault="007F6761" w:rsidP="00E9015A">
            <w:pPr>
              <w:pStyle w:val="ac"/>
            </w:pPr>
            <w:r w:rsidRPr="007273C4">
              <w:t>27.01.2015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78C3174" w14:textId="44658DA8" w:rsidR="007F6761" w:rsidRPr="007273C4" w:rsidRDefault="007F6761" w:rsidP="00E9015A">
            <w:pPr>
              <w:pStyle w:val="ac"/>
            </w:pPr>
            <w:r w:rsidRPr="007273C4">
              <w:t>0.11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38521678" w14:textId="3E713FE4" w:rsidR="007F6761" w:rsidRPr="007273C4" w:rsidRDefault="007F6761" w:rsidP="005C5966">
            <w:pPr>
              <w:pStyle w:val="ac"/>
              <w:jc w:val="left"/>
            </w:pPr>
            <w:r w:rsidRPr="007273C4">
              <w:t xml:space="preserve">Внесено уточнение в экспорт ответов СМО в </w:t>
            </w:r>
            <w:r w:rsidRPr="007273C4">
              <w:rPr>
                <w:lang w:val="en-US"/>
              </w:rPr>
              <w:t>Excel</w:t>
            </w:r>
            <w:r w:rsidRPr="007273C4">
              <w:t xml:space="preserve"> – имя файла и папка не задаются пользователем, а формируются автоматически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0487B002" w14:textId="2783C437" w:rsidR="007F6761" w:rsidRPr="007273C4" w:rsidRDefault="007F6761" w:rsidP="00E9015A">
            <w:pPr>
              <w:pStyle w:val="ac"/>
              <w:jc w:val="left"/>
            </w:pPr>
            <w:r w:rsidRPr="007273C4"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331DD23F" w14:textId="0741DB53" w:rsidR="007F6761" w:rsidRPr="007273C4" w:rsidRDefault="007F6761" w:rsidP="00E9015A">
            <w:pPr>
              <w:pStyle w:val="ac"/>
              <w:jc w:val="left"/>
            </w:pPr>
          </w:p>
        </w:tc>
      </w:tr>
      <w:tr w:rsidR="007F6761" w:rsidRPr="007273C4" w14:paraId="1CC172B4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2036D4B" w14:textId="445A37AF" w:rsidR="007F6761" w:rsidRPr="007273C4" w:rsidRDefault="007F6761" w:rsidP="00E9015A">
            <w:pPr>
              <w:pStyle w:val="ac"/>
            </w:pPr>
            <w:r>
              <w:t>09.02.2015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6884ACA3" w14:textId="54171BAD" w:rsidR="007F6761" w:rsidRPr="007273C4" w:rsidRDefault="007F6761" w:rsidP="00E9015A">
            <w:pPr>
              <w:pStyle w:val="ac"/>
            </w:pPr>
            <w:r>
              <w:t>0.12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44DFD39D" w14:textId="158D934B" w:rsidR="007F6761" w:rsidRPr="007273C4" w:rsidRDefault="007F6761" w:rsidP="005C5966">
            <w:pPr>
              <w:pStyle w:val="ac"/>
              <w:jc w:val="left"/>
            </w:pPr>
            <w:r>
              <w:t>Внесено уточнение по виду маски ответного сообщения при смене статусов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ABF301C" w14:textId="050B338C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2A3986C" w14:textId="647800AF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D468253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6ABB441" w14:textId="2838EADE" w:rsidR="007F6761" w:rsidRPr="005C070C" w:rsidRDefault="007F6761" w:rsidP="00E9015A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10.02.2015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042ED70B" w14:textId="2A970B82" w:rsidR="007F6761" w:rsidRPr="005C070C" w:rsidRDefault="007F6761" w:rsidP="00E9015A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0.13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3FC61AB" w14:textId="33EA04C5" w:rsidR="007F6761" w:rsidRPr="0030400A" w:rsidRDefault="007F6761" w:rsidP="0030400A">
            <w:pPr>
              <w:pStyle w:val="ac"/>
              <w:jc w:val="left"/>
            </w:pPr>
            <w:r>
              <w:t xml:space="preserve">Файл архива в </w:t>
            </w:r>
            <w:proofErr w:type="gramStart"/>
            <w:r>
              <w:t>отправляемой</w:t>
            </w:r>
            <w:proofErr w:type="gramEnd"/>
            <w:r>
              <w:t xml:space="preserve"> ИП должен иметь расширение </w:t>
            </w:r>
            <w:r>
              <w:rPr>
                <w:lang w:val="en-US"/>
              </w:rPr>
              <w:t>ZIP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09E793A" w14:textId="19C532DD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10D3C15" w14:textId="43A589A6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508D4D19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456E8FD2" w14:textId="5D36EE77" w:rsidR="007F6761" w:rsidRPr="005C070C" w:rsidRDefault="007F6761" w:rsidP="00E9015A">
            <w:pPr>
              <w:pStyle w:val="ac"/>
            </w:pPr>
            <w:r>
              <w:t>13.02.2015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D9056D0" w14:textId="1F672E10" w:rsidR="007F6761" w:rsidRPr="005C070C" w:rsidRDefault="007F6761" w:rsidP="00E9015A">
            <w:pPr>
              <w:pStyle w:val="ac"/>
            </w:pPr>
            <w:r>
              <w:t>0.14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655F3623" w14:textId="571B3968" w:rsidR="007F6761" w:rsidRDefault="007F6761" w:rsidP="0030400A">
            <w:pPr>
              <w:pStyle w:val="ac"/>
              <w:jc w:val="left"/>
            </w:pPr>
            <w:r>
              <w:t>Убрано поле «Головная МО»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24050490" w14:textId="3D3D1A2F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3A2E26A6" w14:textId="1A9D6A55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7BEAFD8A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E7B3FD7" w14:textId="010D9458" w:rsidR="007F6761" w:rsidRDefault="007F6761" w:rsidP="00E9015A">
            <w:pPr>
              <w:pStyle w:val="ac"/>
            </w:pPr>
            <w:r>
              <w:t>24.02.2015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94CD4E0" w14:textId="0100952B" w:rsidR="007F6761" w:rsidRDefault="007F6761" w:rsidP="00E9015A">
            <w:pPr>
              <w:pStyle w:val="ac"/>
            </w:pPr>
            <w:r>
              <w:t>0.15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38F70F1" w14:textId="15F44480" w:rsidR="007F6761" w:rsidRDefault="007F6761" w:rsidP="0030400A">
            <w:pPr>
              <w:pStyle w:val="ac"/>
              <w:jc w:val="left"/>
            </w:pPr>
            <w:r>
              <w:t>В список фильтра ошибок/сообщений выводить не только код, но и текстовое название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0A5F88C2" w14:textId="6C224501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2B1D0B95" w14:textId="6F8CDF4D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8F9EA7C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136FD02" w14:textId="76A55E27" w:rsidR="007F6761" w:rsidRDefault="007F6761" w:rsidP="00E9015A">
            <w:pPr>
              <w:pStyle w:val="ac"/>
            </w:pPr>
            <w:r>
              <w:t>25.02.2015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0594FB44" w14:textId="4119E678" w:rsidR="007F6761" w:rsidRDefault="007F6761" w:rsidP="00E9015A">
            <w:pPr>
              <w:pStyle w:val="ac"/>
            </w:pPr>
            <w:r>
              <w:t>0.16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3F780265" w14:textId="552CE3D7" w:rsidR="007F6761" w:rsidRDefault="007F6761" w:rsidP="007C25D5">
            <w:pPr>
              <w:pStyle w:val="ac"/>
              <w:jc w:val="left"/>
            </w:pPr>
            <w:r>
              <w:t xml:space="preserve">Описано поведение, когда пользователь пытается отобразить отсутствующие в </w:t>
            </w:r>
            <w:proofErr w:type="spellStart"/>
            <w:r>
              <w:t>отчетномом</w:t>
            </w:r>
            <w:proofErr w:type="spellEnd"/>
            <w:r>
              <w:t xml:space="preserve"> периоде данные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16D36A8" w14:textId="79BE1F96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2BE52230" w14:textId="0E0E30A7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4EE9E0F5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18AA674" w14:textId="7D680392" w:rsidR="007F6761" w:rsidRDefault="007F6761" w:rsidP="00E9015A">
            <w:pPr>
              <w:pStyle w:val="ac"/>
            </w:pPr>
            <w:r>
              <w:t>25.02.2015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F205A67" w14:textId="1A5DFFD0" w:rsidR="007F6761" w:rsidRDefault="007F6761" w:rsidP="00E9015A">
            <w:pPr>
              <w:pStyle w:val="ac"/>
            </w:pPr>
            <w:r>
              <w:t>0.17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5738E5FA" w14:textId="232B8723" w:rsidR="007F6761" w:rsidRDefault="007F6761" w:rsidP="007C25D5">
            <w:pPr>
              <w:pStyle w:val="ac"/>
              <w:jc w:val="left"/>
            </w:pPr>
            <w:r>
              <w:t>Отображение паспорта реестра из интерфейса АРМ Прикреплений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773208AA" w14:textId="0DCEB0CF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58B19EF" w14:textId="65D6A984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D5EE963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943E877" w14:textId="2218F269" w:rsidR="007F6761" w:rsidRDefault="007F6761" w:rsidP="00E9015A">
            <w:pPr>
              <w:pStyle w:val="ac"/>
            </w:pPr>
            <w:r>
              <w:t>26.02.2015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D39D774" w14:textId="32186802" w:rsidR="007F6761" w:rsidRDefault="007F6761" w:rsidP="00E9015A">
            <w:pPr>
              <w:pStyle w:val="ac"/>
            </w:pPr>
            <w:r>
              <w:t>0.18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F0B35CA" w14:textId="6D5AE19A" w:rsidR="007F6761" w:rsidRDefault="007F6761" w:rsidP="007C25D5">
            <w:pPr>
              <w:pStyle w:val="ac"/>
              <w:jc w:val="left"/>
            </w:pPr>
            <w:r>
              <w:t>Уточнен алгоритм выборки данных по прикреплениям (даты)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2875189B" w14:textId="4D61BDA8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BFFFD49" w14:textId="5583482F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65C1F789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15B175C" w14:textId="5D42254C" w:rsidR="007F6761" w:rsidRDefault="007F6761" w:rsidP="00E9015A">
            <w:pPr>
              <w:pStyle w:val="ac"/>
            </w:pPr>
            <w:r>
              <w:t>27.02.2015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E9BC937" w14:textId="4D9DCF57" w:rsidR="007F6761" w:rsidRDefault="007F6761" w:rsidP="00E9015A">
            <w:pPr>
              <w:pStyle w:val="ac"/>
            </w:pPr>
            <w:r>
              <w:t>0.19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C2A1970" w14:textId="77777777" w:rsidR="007F6761" w:rsidRDefault="007F6761" w:rsidP="007C25D5">
            <w:pPr>
              <w:pStyle w:val="ac"/>
              <w:jc w:val="left"/>
            </w:pPr>
            <w:r>
              <w:t>Новая функция выбора периода запроса с точностью до даты начала и конца</w:t>
            </w:r>
          </w:p>
          <w:p w14:paraId="5982FD93" w14:textId="7DA50447" w:rsidR="007F6761" w:rsidRPr="00887A96" w:rsidRDefault="007F6761" w:rsidP="007C25D5">
            <w:pPr>
              <w:pStyle w:val="ac"/>
              <w:jc w:val="left"/>
            </w:pPr>
            <w:r>
              <w:t xml:space="preserve">Доработана модель данных – добавлены атрибуты дат периода запроса (в таблице </w:t>
            </w:r>
            <w:proofErr w:type="spellStart"/>
            <w:r>
              <w:rPr>
                <w:lang w:val="en-US"/>
              </w:rPr>
              <w:t>spu</w:t>
            </w:r>
            <w:proofErr w:type="spellEnd"/>
            <w:r w:rsidRPr="00B94379">
              <w:t>_</w:t>
            </w:r>
            <w:proofErr w:type="spellStart"/>
            <w:r>
              <w:rPr>
                <w:lang w:val="en-US"/>
              </w:rPr>
              <w:t>erz</w:t>
            </w:r>
            <w:proofErr w:type="spellEnd"/>
            <w:r w:rsidRPr="00B94379">
              <w:t>_</w:t>
            </w:r>
            <w:r>
              <w:rPr>
                <w:lang w:val="en-US"/>
              </w:rPr>
              <w:t>attachments</w:t>
            </w:r>
            <w:r w:rsidRPr="00B94379">
              <w:t>_</w:t>
            </w:r>
            <w:r>
              <w:rPr>
                <w:lang w:val="en-US"/>
              </w:rPr>
              <w:t>session</w:t>
            </w:r>
            <w:r w:rsidRPr="00B94379">
              <w:t>_</w:t>
            </w:r>
            <w:r>
              <w:rPr>
                <w:lang w:val="en-US"/>
              </w:rPr>
              <w:t>payer</w:t>
            </w:r>
            <w:r w:rsidRPr="00B94379">
              <w:t>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BC2F98B" w14:textId="39B5A24F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878D6F8" w14:textId="2F3DAA82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71FC641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1CD60D8" w14:textId="69055CEA" w:rsidR="007F6761" w:rsidRDefault="007F6761" w:rsidP="00E9015A">
            <w:pPr>
              <w:pStyle w:val="ac"/>
            </w:pPr>
            <w:r>
              <w:t>27.02.2015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F08FE15" w14:textId="0DCA6AC8" w:rsidR="007F6761" w:rsidRDefault="007F6761" w:rsidP="00E9015A">
            <w:pPr>
              <w:pStyle w:val="ac"/>
            </w:pPr>
            <w:r>
              <w:t>0.20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7084DA2" w14:textId="296F321B" w:rsidR="007F6761" w:rsidRDefault="007F6761" w:rsidP="007C25D5">
            <w:pPr>
              <w:pStyle w:val="ac"/>
              <w:jc w:val="left"/>
            </w:pPr>
            <w:r>
              <w:t>Ограничение на даты отправки ИП (с 20-го по последнее число месяца)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C593D4D" w14:textId="08208718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3FB8DD6" w14:textId="31EC2BCE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2EC7134B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305AAEDA" w14:textId="263BFCD0" w:rsidR="007F6761" w:rsidRDefault="007F6761" w:rsidP="00E9015A">
            <w:pPr>
              <w:pStyle w:val="ac"/>
            </w:pPr>
            <w:r>
              <w:t>02.03.2015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1F2A682" w14:textId="665E85DC" w:rsidR="007F6761" w:rsidRDefault="007F6761" w:rsidP="00E9015A">
            <w:pPr>
              <w:pStyle w:val="ac"/>
            </w:pPr>
            <w:r>
              <w:t>0.21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4EA7D60" w14:textId="53424201" w:rsidR="007F6761" w:rsidRDefault="007F6761" w:rsidP="007C25D5">
            <w:pPr>
              <w:pStyle w:val="ac"/>
              <w:jc w:val="left"/>
            </w:pPr>
            <w:r>
              <w:t xml:space="preserve">Добавлено скачивание акта сверки и протокола приемки </w:t>
            </w:r>
            <w:proofErr w:type="gramStart"/>
            <w:r>
              <w:t>из</w:t>
            </w:r>
            <w:proofErr w:type="gramEnd"/>
            <w:r>
              <w:t xml:space="preserve"> ответной ИП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7F68331" w14:textId="62EB67C0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7E75CADE" w14:textId="1691870C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C93CA96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323D34B" w14:textId="63655CA8" w:rsidR="007F6761" w:rsidRDefault="007F6761" w:rsidP="00E9015A">
            <w:pPr>
              <w:pStyle w:val="ac"/>
            </w:pPr>
            <w:r>
              <w:lastRenderedPageBreak/>
              <w:t>03.03.2015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706DCD11" w14:textId="42A09749" w:rsidR="007F6761" w:rsidRDefault="007F6761" w:rsidP="00E9015A">
            <w:pPr>
              <w:pStyle w:val="ac"/>
            </w:pPr>
            <w:r>
              <w:t>0.22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3F6109CD" w14:textId="25D8A7D5" w:rsidR="007F6761" w:rsidRDefault="007F6761" w:rsidP="007C25D5">
            <w:pPr>
              <w:pStyle w:val="ac"/>
              <w:jc w:val="left"/>
            </w:pPr>
            <w:r>
              <w:t>По клику на ФИО пациента переходить в форму редактирования пациента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E835C0D" w14:textId="7BF82E40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0AEBF90" w14:textId="7713D29A" w:rsidR="007F6761" w:rsidRDefault="007F6761" w:rsidP="00E9015A">
            <w:pPr>
              <w:pStyle w:val="ac"/>
              <w:jc w:val="left"/>
            </w:pPr>
          </w:p>
        </w:tc>
      </w:tr>
      <w:tr w:rsidR="007F6761" w:rsidRPr="007273C4" w14:paraId="0333107F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652EFA2" w14:textId="590C7AC1" w:rsidR="007F6761" w:rsidRDefault="007F6761" w:rsidP="00E9015A">
            <w:pPr>
              <w:pStyle w:val="ac"/>
            </w:pPr>
            <w:r>
              <w:t>03.03.2015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6BFBC65" w14:textId="4ECE14CF" w:rsidR="007F6761" w:rsidRDefault="007F6761" w:rsidP="00E9015A">
            <w:pPr>
              <w:pStyle w:val="ac"/>
            </w:pPr>
            <w:r>
              <w:t>0.23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4AB3E6A" w14:textId="416EAEB7" w:rsidR="007F6761" w:rsidRDefault="007F6761" w:rsidP="007C25D5">
            <w:pPr>
              <w:pStyle w:val="ac"/>
              <w:jc w:val="left"/>
            </w:pPr>
            <w:r>
              <w:t xml:space="preserve">Если получены прикрепления от застрахованных уже </w:t>
            </w:r>
            <w:proofErr w:type="gramStart"/>
            <w:r>
              <w:t>несуществующей</w:t>
            </w:r>
            <w:proofErr w:type="gramEnd"/>
            <w:r>
              <w:t xml:space="preserve"> СМО, то переводить их на новую СМО. (стр. 21)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424D1A4" w14:textId="7B1356F7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E7EC997" w14:textId="33BC6375" w:rsidR="007F6761" w:rsidRDefault="007F6761" w:rsidP="007F6761">
            <w:pPr>
              <w:pStyle w:val="ac"/>
              <w:jc w:val="left"/>
            </w:pPr>
            <w:r>
              <w:rPr>
                <w:lang w:val="en-US"/>
              </w:rPr>
              <w:t>OMS-3549</w:t>
            </w:r>
          </w:p>
        </w:tc>
      </w:tr>
      <w:tr w:rsidR="007F6761" w:rsidRPr="007273C4" w14:paraId="36ADBDF0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326FD55E" w14:textId="3176202C" w:rsidR="007F6761" w:rsidRDefault="007F6761" w:rsidP="00E9015A">
            <w:pPr>
              <w:pStyle w:val="ac"/>
            </w:pPr>
            <w:r>
              <w:t>12.03.2015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075947C6" w14:textId="1BBCFAAC" w:rsidR="007F6761" w:rsidRDefault="007F6761" w:rsidP="00E9015A">
            <w:pPr>
              <w:pStyle w:val="ac"/>
            </w:pPr>
            <w:r>
              <w:t>0.24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7233B7E" w14:textId="3BE96549" w:rsidR="007F6761" w:rsidRDefault="007F6761" w:rsidP="007C25D5">
            <w:pPr>
              <w:pStyle w:val="ac"/>
              <w:jc w:val="left"/>
            </w:pPr>
            <w:r>
              <w:t>Переделан вид окна запроса прикреплений (п.3.1). Убрана кнопка «Показать»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DAE0BF7" w14:textId="03DF8255" w:rsidR="007F6761" w:rsidRDefault="007F6761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90DEF9A" w14:textId="77777777" w:rsidR="007F6761" w:rsidRDefault="007F6761" w:rsidP="00E9015A">
            <w:pPr>
              <w:pStyle w:val="ac"/>
              <w:jc w:val="left"/>
            </w:pPr>
          </w:p>
        </w:tc>
      </w:tr>
      <w:tr w:rsidR="00F674AC" w:rsidRPr="007273C4" w14:paraId="27D0D721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3946B49" w14:textId="791EE320" w:rsidR="00F674AC" w:rsidRPr="00F674AC" w:rsidRDefault="00F674AC" w:rsidP="00F674AC">
            <w:pPr>
              <w:pStyle w:val="ac"/>
              <w:rPr>
                <w:lang w:val="en-US"/>
              </w:rPr>
            </w:pPr>
            <w:r>
              <w:t>13.04.201</w:t>
            </w:r>
            <w:r>
              <w:rPr>
                <w:lang w:val="en-US"/>
              </w:rPr>
              <w:t>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FE49C06" w14:textId="77777777" w:rsidR="00F674AC" w:rsidRDefault="00F674AC" w:rsidP="000F1655">
            <w:pPr>
              <w:pStyle w:val="ac"/>
            </w:pPr>
            <w:r>
              <w:t>0.25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4042571D" w14:textId="77777777" w:rsidR="00F674AC" w:rsidRDefault="00F674AC" w:rsidP="000F1655">
            <w:pPr>
              <w:pStyle w:val="ac"/>
              <w:jc w:val="left"/>
            </w:pPr>
            <w:r>
              <w:t xml:space="preserve">Не отображать «Отправить», если у </w:t>
            </w:r>
            <w:proofErr w:type="gramStart"/>
            <w:r>
              <w:t>страховой</w:t>
            </w:r>
            <w:proofErr w:type="gramEnd"/>
            <w:r>
              <w:t xml:space="preserve"> 0 прикреплений (стр. 23)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C14D192" w14:textId="77777777" w:rsidR="00F674AC" w:rsidRDefault="00F674AC" w:rsidP="000F1655">
            <w:pPr>
              <w:pStyle w:val="ac"/>
              <w:jc w:val="left"/>
            </w:pPr>
            <w:r>
              <w:t>Сауриди А.Г.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5B8A64E" w14:textId="77777777" w:rsidR="00F674AC" w:rsidRPr="007F6761" w:rsidRDefault="00F674AC" w:rsidP="000F1655">
            <w:pPr>
              <w:pStyle w:val="ac"/>
              <w:jc w:val="left"/>
              <w:rPr>
                <w:lang w:val="en-US"/>
              </w:rPr>
            </w:pPr>
            <w:r>
              <w:rPr>
                <w:lang w:val="en-US"/>
              </w:rPr>
              <w:t>OMS-3548</w:t>
            </w:r>
          </w:p>
        </w:tc>
      </w:tr>
      <w:tr w:rsidR="007F6761" w:rsidRPr="007273C4" w14:paraId="250662BB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470F8377" w14:textId="192F5BB3" w:rsidR="007F6761" w:rsidRPr="00F674AC" w:rsidRDefault="00F674AC" w:rsidP="00F674AC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21</w:t>
            </w:r>
            <w:r w:rsidR="007F6761">
              <w:t>.0</w:t>
            </w:r>
            <w:r>
              <w:rPr>
                <w:lang w:val="en-US"/>
              </w:rPr>
              <w:t>5</w:t>
            </w:r>
            <w:r w:rsidR="007F6761">
              <w:t>.201</w:t>
            </w:r>
            <w:r>
              <w:rPr>
                <w:lang w:val="en-US"/>
              </w:rPr>
              <w:t>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933435F" w14:textId="69AE6458" w:rsidR="007F6761" w:rsidRDefault="007F6761" w:rsidP="00E9015A">
            <w:pPr>
              <w:pStyle w:val="ac"/>
            </w:pPr>
            <w:r>
              <w:t>0.2</w:t>
            </w:r>
            <w:r w:rsidR="00F674AC">
              <w:t>1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EAC76DD" w14:textId="1DB96689" w:rsidR="007F6761" w:rsidRPr="00F674AC" w:rsidRDefault="00F674AC" w:rsidP="007F6761">
            <w:pPr>
              <w:pStyle w:val="ac"/>
              <w:jc w:val="left"/>
            </w:pPr>
            <w:r>
              <w:t xml:space="preserve">Добавлен переход </w:t>
            </w:r>
            <w:proofErr w:type="gramStart"/>
            <w:r>
              <w:t>из</w:t>
            </w:r>
            <w:proofErr w:type="gramEnd"/>
            <w:r>
              <w:t xml:space="preserve"> «</w:t>
            </w:r>
            <w:proofErr w:type="gramStart"/>
            <w:r>
              <w:t>Ошибка</w:t>
            </w:r>
            <w:proofErr w:type="gramEnd"/>
            <w:r>
              <w:t xml:space="preserve"> получения ИП» в «Ответ получен»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5EA3798" w14:textId="6DAF0A78" w:rsidR="007F6761" w:rsidRDefault="00F674AC" w:rsidP="00E9015A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1565BF7" w14:textId="4A627217" w:rsidR="007F6761" w:rsidRPr="007F6761" w:rsidRDefault="00F674AC" w:rsidP="00E9015A">
            <w:pPr>
              <w:pStyle w:val="ac"/>
              <w:jc w:val="left"/>
              <w:rPr>
                <w:lang w:val="en-US"/>
              </w:rPr>
            </w:pPr>
            <w:r w:rsidRPr="00F674AC">
              <w:rPr>
                <w:lang w:val="en-US"/>
              </w:rPr>
              <w:t>OMS-3819</w:t>
            </w:r>
          </w:p>
        </w:tc>
      </w:tr>
      <w:tr w:rsidR="00E265D4" w:rsidRPr="007273C4" w14:paraId="72172450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CB6EEC4" w14:textId="77777777" w:rsidR="00E265D4" w:rsidRPr="000F1655" w:rsidRDefault="00E265D4" w:rsidP="00DB34D3">
            <w:pPr>
              <w:pStyle w:val="ac"/>
            </w:pPr>
            <w:r>
              <w:t>22.05.2015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30F2945E" w14:textId="77777777" w:rsidR="00E265D4" w:rsidRDefault="00E265D4" w:rsidP="00DB34D3">
            <w:pPr>
              <w:pStyle w:val="ac"/>
            </w:pPr>
            <w:r>
              <w:t>0.22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6532B8B5" w14:textId="77777777" w:rsidR="00E265D4" w:rsidRPr="002E0A14" w:rsidRDefault="00E265D4" w:rsidP="00DB34D3">
            <w:pPr>
              <w:pStyle w:val="ac"/>
              <w:jc w:val="left"/>
            </w:pPr>
            <w:r>
              <w:t>В описании запроса данных об изменениях прикреплений (п.3.1) уточнена обработка ситуации с неизвестным прикреплением (</w:t>
            </w:r>
            <w:r>
              <w:rPr>
                <w:lang w:val="en-US"/>
              </w:rPr>
              <w:t>UNKNOWN</w:t>
            </w:r>
            <w:r w:rsidRPr="000F1655">
              <w:t>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5E4DA6F" w14:textId="77777777" w:rsidR="00E265D4" w:rsidRDefault="00E265D4" w:rsidP="00DB34D3">
            <w:pPr>
              <w:pStyle w:val="ac"/>
              <w:jc w:val="left"/>
            </w:pPr>
            <w:r>
              <w:t>Утешева Н.Г.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79CB6A2" w14:textId="77777777" w:rsidR="00E265D4" w:rsidRPr="000F1655" w:rsidRDefault="005B73A1" w:rsidP="00DB34D3">
            <w:pPr>
              <w:pStyle w:val="ac"/>
              <w:jc w:val="left"/>
            </w:pPr>
            <w:hyperlink r:id="rId13" w:history="1">
              <w:r w:rsidR="00E265D4">
                <w:rPr>
                  <w:rStyle w:val="a6"/>
                </w:rPr>
                <w:t>OMS-3817</w:t>
              </w:r>
            </w:hyperlink>
          </w:p>
        </w:tc>
      </w:tr>
      <w:tr w:rsidR="005A0E44" w:rsidRPr="007273C4" w14:paraId="0C526D9A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A4EC254" w14:textId="77777777" w:rsidR="005A0E44" w:rsidRPr="000F1655" w:rsidRDefault="005A0E44" w:rsidP="002C2872">
            <w:pPr>
              <w:pStyle w:val="ac"/>
            </w:pPr>
            <w:r>
              <w:rPr>
                <w:lang w:val="en-US"/>
              </w:rPr>
              <w:t>02</w:t>
            </w:r>
            <w:r>
              <w:t>.0</w:t>
            </w:r>
            <w:r>
              <w:rPr>
                <w:lang w:val="en-US"/>
              </w:rPr>
              <w:t>6</w:t>
            </w:r>
            <w:r>
              <w:t>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A81FBBE" w14:textId="77777777" w:rsidR="005A0E44" w:rsidRDefault="005A0E44" w:rsidP="002C2872">
            <w:pPr>
              <w:pStyle w:val="ac"/>
            </w:pPr>
            <w:r>
              <w:t>0.2</w:t>
            </w:r>
            <w:r>
              <w:rPr>
                <w:lang w:val="en-US"/>
              </w:rPr>
              <w:t>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7A358BB" w14:textId="77777777" w:rsidR="005A0E44" w:rsidRPr="002E0A14" w:rsidRDefault="005A0E44" w:rsidP="002C2872">
            <w:pPr>
              <w:pStyle w:val="ac"/>
              <w:jc w:val="left"/>
            </w:pPr>
            <w:r>
              <w:t>Актуализация модели состояний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208FB3F6" w14:textId="77777777" w:rsidR="005A0E44" w:rsidRDefault="005A0E44" w:rsidP="002C2872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3F7966B" w14:textId="77777777" w:rsidR="005A0E44" w:rsidRPr="000F1655" w:rsidRDefault="005B73A1" w:rsidP="002C2872">
            <w:pPr>
              <w:pStyle w:val="ac"/>
              <w:jc w:val="left"/>
            </w:pPr>
            <w:hyperlink r:id="rId14" w:history="1">
              <w:r w:rsidR="005A0E44">
                <w:rPr>
                  <w:rStyle w:val="a6"/>
                </w:rPr>
                <w:t>OMS-3912</w:t>
              </w:r>
            </w:hyperlink>
          </w:p>
        </w:tc>
      </w:tr>
      <w:tr w:rsidR="001C3ED9" w:rsidRPr="007273C4" w14:paraId="508AD596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167B26A" w14:textId="2101FEF8" w:rsidR="001C3ED9" w:rsidRPr="000F1655" w:rsidRDefault="00E265D4" w:rsidP="005A0E44">
            <w:pPr>
              <w:pStyle w:val="ac"/>
            </w:pPr>
            <w:r>
              <w:rPr>
                <w:lang w:val="en-US"/>
              </w:rPr>
              <w:t>0</w:t>
            </w:r>
            <w:r w:rsidR="005A0E44">
              <w:rPr>
                <w:lang w:val="en-US"/>
              </w:rPr>
              <w:t>8</w:t>
            </w:r>
            <w:r w:rsidR="001C3ED9">
              <w:t>.0</w:t>
            </w:r>
            <w:r>
              <w:rPr>
                <w:lang w:val="en-US"/>
              </w:rPr>
              <w:t>6</w:t>
            </w:r>
            <w:r w:rsidR="001C3ED9">
              <w:t>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234690C" w14:textId="4A4F30C0" w:rsidR="001C3ED9" w:rsidRPr="005A0E44" w:rsidRDefault="006564B5" w:rsidP="005A0E44">
            <w:pPr>
              <w:pStyle w:val="ac"/>
              <w:rPr>
                <w:lang w:val="en-US"/>
              </w:rPr>
            </w:pPr>
            <w:r>
              <w:t>0.2</w:t>
            </w:r>
            <w:r w:rsidR="005A0E44">
              <w:rPr>
                <w:lang w:val="en-US"/>
              </w:rPr>
              <w:t>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FAEB158" w14:textId="37238C1D" w:rsidR="001C3ED9" w:rsidRPr="002E0A14" w:rsidRDefault="005A0E44" w:rsidP="002E0A14">
            <w:pPr>
              <w:pStyle w:val="ac"/>
              <w:jc w:val="left"/>
            </w:pPr>
            <w:r>
              <w:t>Добавлен раздел 11. Массовые прикрепления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BD681D0" w14:textId="7C8BEE05" w:rsidR="001C3ED9" w:rsidRDefault="00E265D4" w:rsidP="00E9015A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F3F0AB7" w14:textId="69C2FF50" w:rsidR="001C3ED9" w:rsidRPr="000F1655" w:rsidRDefault="001C3ED9">
            <w:pPr>
              <w:pStyle w:val="ac"/>
              <w:jc w:val="left"/>
            </w:pPr>
          </w:p>
        </w:tc>
      </w:tr>
      <w:tr w:rsidR="00664346" w:rsidRPr="007273C4" w14:paraId="6E8076E4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7C642C52" w14:textId="589D4699" w:rsidR="00664346" w:rsidRPr="006411B3" w:rsidRDefault="00664346" w:rsidP="005A0E44">
            <w:pPr>
              <w:pStyle w:val="ac"/>
            </w:pPr>
            <w:r>
              <w:t>11.06.2015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A053E33" w14:textId="6E3F348C" w:rsidR="00664346" w:rsidRDefault="00664346" w:rsidP="005A0E44">
            <w:pPr>
              <w:pStyle w:val="ac"/>
            </w:pPr>
            <w:r>
              <w:t>0.2</w:t>
            </w:r>
            <w:r w:rsidR="00DF265C">
              <w:t>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6300079" w14:textId="22A2A0E5" w:rsidR="00E21417" w:rsidRPr="00664346" w:rsidRDefault="00664346" w:rsidP="00FB7A51">
            <w:pPr>
              <w:pStyle w:val="ac"/>
              <w:jc w:val="left"/>
            </w:pPr>
            <w:r>
              <w:t xml:space="preserve">Доработка выгрузки ошибок в </w:t>
            </w:r>
            <w:r>
              <w:rPr>
                <w:lang w:val="en-US"/>
              </w:rPr>
              <w:t>Excel</w:t>
            </w:r>
            <w:r w:rsidR="00FB7A51">
              <w:t xml:space="preserve"> (п. 6.1.4)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1A8EE28C" w14:textId="09CFD493" w:rsidR="00664346" w:rsidRDefault="00664346" w:rsidP="00E9015A">
            <w:pPr>
              <w:pStyle w:val="ac"/>
              <w:jc w:val="left"/>
            </w:pPr>
            <w:r>
              <w:t>Утешева Н.Г.</w:t>
            </w:r>
            <w:r w:rsidR="00DF265C">
              <w:t>, 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7695DE5C" w14:textId="36427E0E" w:rsidR="00664346" w:rsidRPr="000F1655" w:rsidRDefault="005B73A1">
            <w:pPr>
              <w:pStyle w:val="ac"/>
              <w:jc w:val="left"/>
            </w:pPr>
            <w:hyperlink r:id="rId15" w:history="1">
              <w:r w:rsidR="00664346">
                <w:rPr>
                  <w:rStyle w:val="a6"/>
                </w:rPr>
                <w:t>OMS-4039</w:t>
              </w:r>
            </w:hyperlink>
          </w:p>
        </w:tc>
      </w:tr>
      <w:tr w:rsidR="00FB7A51" w:rsidRPr="007273C4" w14:paraId="7A225CD8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55ECB88" w14:textId="1DC60BE7" w:rsidR="00FB7A51" w:rsidRDefault="00FB7A51" w:rsidP="005A0E44">
            <w:pPr>
              <w:pStyle w:val="ac"/>
            </w:pPr>
            <w:r>
              <w:t>11.06.2015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40B2D53B" w14:textId="51C36FA3" w:rsidR="00FB7A51" w:rsidRDefault="00FB7A51" w:rsidP="005A0E44">
            <w:pPr>
              <w:pStyle w:val="ac"/>
            </w:pPr>
            <w:r>
              <w:t>0.26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7AB1473" w14:textId="14781591" w:rsidR="00FB7A51" w:rsidRDefault="00FB7A51" w:rsidP="00FB7A51">
            <w:pPr>
              <w:pStyle w:val="ac"/>
              <w:jc w:val="left"/>
            </w:pPr>
            <w:r>
              <w:t>Обновлен экран «Ошибки прикреплений», уточнение по работе с хлебными крошками экрана (п. 6.1.1)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93C3559" w14:textId="23E8B3E9" w:rsidR="00FB7A51" w:rsidRDefault="00FB7A51" w:rsidP="00E9015A">
            <w:pPr>
              <w:pStyle w:val="ac"/>
              <w:jc w:val="left"/>
            </w:pPr>
            <w:r>
              <w:t>Утешева Н.Г.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5D792AA" w14:textId="645A5A20" w:rsidR="00FB7A51" w:rsidRDefault="00FB7A51">
            <w:pPr>
              <w:pStyle w:val="ac"/>
              <w:jc w:val="left"/>
            </w:pPr>
            <w:r w:rsidRPr="00FB7A51">
              <w:t>OMS-4042</w:t>
            </w:r>
          </w:p>
        </w:tc>
      </w:tr>
      <w:tr w:rsidR="00B623BC" w:rsidRPr="007273C4" w14:paraId="09114EAF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97FB74E" w14:textId="780436E9" w:rsidR="00B623BC" w:rsidRDefault="00B623BC" w:rsidP="005A0E44">
            <w:pPr>
              <w:pStyle w:val="ac"/>
            </w:pPr>
            <w:r>
              <w:t>17.06.2015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3A81031" w14:textId="54BB7058" w:rsidR="00B623BC" w:rsidRDefault="00B623BC" w:rsidP="005A0E44">
            <w:pPr>
              <w:pStyle w:val="ac"/>
            </w:pPr>
            <w:r>
              <w:t>0.27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3181EE03" w14:textId="79077C59" w:rsidR="00B623BC" w:rsidRDefault="00B623BC" w:rsidP="00FB7A51">
            <w:pPr>
              <w:pStyle w:val="ac"/>
              <w:jc w:val="left"/>
            </w:pPr>
            <w:r>
              <w:t>Убрана кнопка «Получить данные» в окне ошибок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094A422" w14:textId="6E41CF2C" w:rsidR="00B623BC" w:rsidRDefault="00B623BC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1698B49" w14:textId="74FFA2CB" w:rsidR="00B623BC" w:rsidRPr="00FB7A51" w:rsidRDefault="00B623BC">
            <w:pPr>
              <w:pStyle w:val="ac"/>
              <w:jc w:val="left"/>
            </w:pPr>
            <w:r w:rsidRPr="00B623BC">
              <w:t>OMS-4080</w:t>
            </w:r>
          </w:p>
        </w:tc>
      </w:tr>
      <w:tr w:rsidR="00F47DB7" w:rsidRPr="007273C4" w14:paraId="1A7972BB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75B68AF" w14:textId="40331D57" w:rsidR="00F47DB7" w:rsidRDefault="00F47DB7" w:rsidP="005A0E44">
            <w:pPr>
              <w:pStyle w:val="ac"/>
            </w:pPr>
            <w:r>
              <w:t>22.06.2015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8CBC8D5" w14:textId="03F96F4C" w:rsidR="00F47DB7" w:rsidRDefault="00F47DB7" w:rsidP="005A0E44">
            <w:pPr>
              <w:pStyle w:val="ac"/>
            </w:pPr>
            <w:r>
              <w:t>0.28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CE46341" w14:textId="132F5E2D" w:rsidR="00F47DB7" w:rsidRDefault="00F47DB7" w:rsidP="00FB7A51">
            <w:pPr>
              <w:pStyle w:val="ac"/>
              <w:jc w:val="left"/>
            </w:pPr>
            <w:r>
              <w:t>Отправлять посылку, если 0 прикреплений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0C08037" w14:textId="1B3C943B" w:rsidR="00F47DB7" w:rsidRDefault="00F47DB7" w:rsidP="00E9015A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0403A263" w14:textId="6C166047" w:rsidR="00F47DB7" w:rsidRPr="00B623BC" w:rsidRDefault="00C04852">
            <w:pPr>
              <w:pStyle w:val="ac"/>
              <w:jc w:val="left"/>
            </w:pPr>
            <w:r w:rsidRPr="00C04852">
              <w:t>OMS-4113</w:t>
            </w:r>
          </w:p>
        </w:tc>
      </w:tr>
      <w:tr w:rsidR="00BA042E" w:rsidRPr="007273C4" w14:paraId="36D81F6E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924EC9F" w14:textId="2E1D3C3A" w:rsidR="00BA042E" w:rsidRDefault="00FE4ED2" w:rsidP="005A0E44">
            <w:pPr>
              <w:pStyle w:val="ac"/>
            </w:pPr>
            <w:r>
              <w:t>23.06.2015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7896859F" w14:textId="713AAF0A" w:rsidR="00BA042E" w:rsidRDefault="00FE4ED2">
            <w:pPr>
              <w:pStyle w:val="ac"/>
            </w:pPr>
            <w:r>
              <w:t>0.</w:t>
            </w:r>
            <w:r w:rsidR="00E52D71">
              <w:t>33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41911A40" w14:textId="30BDF499" w:rsidR="00EB2999" w:rsidRPr="00992AE2" w:rsidRDefault="00FE4ED2" w:rsidP="00FB7A51">
            <w:pPr>
              <w:pStyle w:val="ac"/>
              <w:jc w:val="left"/>
            </w:pPr>
            <w:r>
              <w:t>Рядом со статусом «Ошибка отправки ИП» отображается текст ошибки.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76A8DBE5" w14:textId="167A3C26" w:rsidR="00BA042E" w:rsidRDefault="00FE4ED2" w:rsidP="00E9015A">
            <w:pPr>
              <w:pStyle w:val="ac"/>
              <w:jc w:val="left"/>
            </w:pPr>
            <w:r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708C771" w14:textId="0978C878" w:rsidR="00FE4ED2" w:rsidRPr="00DB027F" w:rsidRDefault="005B73A1">
            <w:pPr>
              <w:pStyle w:val="ac"/>
              <w:jc w:val="left"/>
              <w:rPr>
                <w:lang w:val="en-US"/>
              </w:rPr>
            </w:pPr>
            <w:hyperlink r:id="rId16" w:history="1">
              <w:r w:rsidR="00FE4ED2" w:rsidRPr="00FE4ED2">
                <w:rPr>
                  <w:rStyle w:val="a6"/>
                </w:rPr>
                <w:t>OMS-4119</w:t>
              </w:r>
            </w:hyperlink>
          </w:p>
        </w:tc>
      </w:tr>
      <w:tr w:rsidR="00DB027F" w:rsidRPr="007273C4" w14:paraId="63A71BD7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43E8FE98" w14:textId="77777777" w:rsidR="00DB027F" w:rsidRDefault="00DB027F" w:rsidP="003F3C5D">
            <w:pPr>
              <w:pStyle w:val="ac"/>
            </w:pPr>
            <w:r>
              <w:t>23.06.2015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C7BEE8D" w14:textId="728ED827" w:rsidR="00DB027F" w:rsidRPr="00992AE2" w:rsidRDefault="00DB027F" w:rsidP="003F3C5D">
            <w:pPr>
              <w:pStyle w:val="ac"/>
              <w:rPr>
                <w:lang w:val="en-US"/>
              </w:rPr>
            </w:pPr>
            <w:r>
              <w:t>0.3</w:t>
            </w:r>
            <w:r>
              <w:rPr>
                <w:lang w:val="en-US"/>
              </w:rPr>
              <w:t>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97B6F31" w14:textId="52F29187" w:rsidR="00DB027F" w:rsidRPr="00992AE2" w:rsidRDefault="00DB027F" w:rsidP="003F3C5D">
            <w:pPr>
              <w:pStyle w:val="ac"/>
              <w:jc w:val="left"/>
            </w:pPr>
            <w:r w:rsidRPr="00DB027F">
              <w:t xml:space="preserve">При повторном ответе от </w:t>
            </w:r>
            <w:proofErr w:type="gramStart"/>
            <w:r w:rsidRPr="00DB027F">
              <w:t>страховой</w:t>
            </w:r>
            <w:proofErr w:type="gramEnd"/>
            <w:r w:rsidRPr="00DB027F">
              <w:t xml:space="preserve"> данные должны обновляться, а не дополняться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2F6567B8" w14:textId="77777777" w:rsidR="00DB027F" w:rsidRDefault="00DB027F" w:rsidP="003F3C5D">
            <w:pPr>
              <w:pStyle w:val="ac"/>
              <w:jc w:val="left"/>
            </w:pPr>
            <w:r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048CB2B" w14:textId="5C6563B1" w:rsidR="00DB027F" w:rsidRPr="00DB027F" w:rsidRDefault="005B73A1" w:rsidP="003F3C5D">
            <w:pPr>
              <w:pStyle w:val="ac"/>
              <w:jc w:val="left"/>
              <w:rPr>
                <w:lang w:val="en-US"/>
              </w:rPr>
            </w:pPr>
            <w:hyperlink r:id="rId17" w:history="1">
              <w:r w:rsidR="00DB027F" w:rsidRPr="00A2273E">
                <w:rPr>
                  <w:rStyle w:val="a6"/>
                </w:rPr>
                <w:t>OMS-3949</w:t>
              </w:r>
            </w:hyperlink>
          </w:p>
        </w:tc>
      </w:tr>
      <w:tr w:rsidR="0042431F" w:rsidRPr="007273C4" w14:paraId="24ABD46F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C26A12E" w14:textId="48A96E17" w:rsidR="0042431F" w:rsidRDefault="0042431F" w:rsidP="003F3C5D">
            <w:pPr>
              <w:pStyle w:val="ac"/>
            </w:pPr>
            <w:r>
              <w:t>26.06.2015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61023A0D" w14:textId="26F14186" w:rsidR="0042431F" w:rsidRDefault="0042431F" w:rsidP="003F3C5D">
            <w:pPr>
              <w:pStyle w:val="ac"/>
            </w:pPr>
            <w:r>
              <w:t>0.35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D79E47C" w14:textId="66DB92C0" w:rsidR="0042431F" w:rsidRPr="00DB027F" w:rsidRDefault="0042431F" w:rsidP="003F3C5D">
            <w:pPr>
              <w:pStyle w:val="ac"/>
              <w:jc w:val="left"/>
            </w:pPr>
            <w:r>
              <w:t>Добавлено право «</w:t>
            </w:r>
            <w:r w:rsidRPr="00D8552B">
              <w:t>Прикрепления: изменение дат периода</w:t>
            </w:r>
            <w:r>
              <w:t>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83F21C5" w14:textId="25245367" w:rsidR="0042431F" w:rsidRDefault="0042431F" w:rsidP="003F3C5D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8FF494C" w14:textId="1B773E9B" w:rsidR="0042431F" w:rsidRPr="00A2273E" w:rsidRDefault="005B73A1" w:rsidP="003F3C5D">
            <w:pPr>
              <w:pStyle w:val="ac"/>
              <w:jc w:val="left"/>
            </w:pPr>
            <w:hyperlink r:id="rId18" w:history="1">
              <w:r w:rsidR="0042431F">
                <w:rPr>
                  <w:rStyle w:val="a6"/>
                </w:rPr>
                <w:t>OMS-4150</w:t>
              </w:r>
            </w:hyperlink>
          </w:p>
        </w:tc>
      </w:tr>
      <w:tr w:rsidR="00A51E4D" w:rsidRPr="007273C4" w14:paraId="6B0B60E8" w14:textId="77777777" w:rsidTr="00DB027F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BE95F0C" w14:textId="7927169A" w:rsidR="00A51E4D" w:rsidRDefault="00A51E4D" w:rsidP="003F3C5D">
            <w:pPr>
              <w:pStyle w:val="ac"/>
            </w:pPr>
            <w:r>
              <w:t>01.07.2015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2F013FF" w14:textId="2E9196B3" w:rsidR="00A51E4D" w:rsidRDefault="00A51E4D" w:rsidP="003F3C5D">
            <w:pPr>
              <w:pStyle w:val="ac"/>
            </w:pPr>
            <w:r>
              <w:t>0.36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F3BDFCD" w14:textId="2488F4FC" w:rsidR="00A51E4D" w:rsidRDefault="003B477E" w:rsidP="003B477E">
            <w:pPr>
              <w:pStyle w:val="ac"/>
              <w:jc w:val="left"/>
            </w:pPr>
            <w:r>
              <w:t xml:space="preserve">Изменено имя и описание параметра конфигурационного файла, отвечающего за </w:t>
            </w:r>
            <w:proofErr w:type="spellStart"/>
            <w:r>
              <w:t>рзрешенный</w:t>
            </w:r>
            <w:proofErr w:type="spellEnd"/>
            <w:r>
              <w:t xml:space="preserve"> период отправки </w:t>
            </w:r>
            <w:proofErr w:type="spellStart"/>
            <w:r>
              <w:t>прикрпелений</w:t>
            </w:r>
            <w:proofErr w:type="spellEnd"/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7057DDC" w14:textId="352B346D" w:rsidR="00A51E4D" w:rsidRDefault="003B477E" w:rsidP="003F3C5D">
            <w:pPr>
              <w:pStyle w:val="ac"/>
              <w:jc w:val="left"/>
            </w:pPr>
            <w:r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08BA3838" w14:textId="77777777" w:rsidR="00A51E4D" w:rsidRDefault="00A51E4D" w:rsidP="003F3C5D">
            <w:pPr>
              <w:pStyle w:val="ac"/>
              <w:jc w:val="left"/>
            </w:pPr>
          </w:p>
        </w:tc>
      </w:tr>
      <w:tr w:rsidR="0021019A" w:rsidRPr="007273C4" w14:paraId="51F350BE" w14:textId="77777777" w:rsidTr="00C30EB6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F656129" w14:textId="77777777" w:rsidR="0021019A" w:rsidRDefault="0021019A" w:rsidP="00C30EB6">
            <w:pPr>
              <w:pStyle w:val="ac"/>
            </w:pPr>
            <w:r>
              <w:t>01.07.2015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F4D2B66" w14:textId="43E6FBEF" w:rsidR="0021019A" w:rsidRDefault="0021019A" w:rsidP="00C30EB6">
            <w:pPr>
              <w:pStyle w:val="ac"/>
            </w:pPr>
            <w:r>
              <w:t>0.37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E86C92A" w14:textId="064D8411" w:rsidR="0021019A" w:rsidRDefault="0021019A" w:rsidP="0021019A">
            <w:pPr>
              <w:pStyle w:val="ac"/>
              <w:jc w:val="left"/>
            </w:pPr>
            <w:r>
              <w:t>Изменен отчетный период по умолчанию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03E01353" w14:textId="77777777" w:rsidR="0021019A" w:rsidRDefault="0021019A" w:rsidP="00C30EB6">
            <w:pPr>
              <w:pStyle w:val="ac"/>
              <w:jc w:val="left"/>
            </w:pPr>
            <w:r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651FA12" w14:textId="75743001" w:rsidR="0021019A" w:rsidRDefault="005B73A1" w:rsidP="00C30EB6">
            <w:pPr>
              <w:pStyle w:val="ac"/>
              <w:jc w:val="left"/>
            </w:pPr>
            <w:hyperlink r:id="rId19" w:history="1">
              <w:r w:rsidR="0021019A" w:rsidRPr="0021019A">
                <w:rPr>
                  <w:rStyle w:val="a6"/>
                </w:rPr>
                <w:t>OMS-3987</w:t>
              </w:r>
            </w:hyperlink>
          </w:p>
        </w:tc>
      </w:tr>
      <w:tr w:rsidR="00C30EB6" w:rsidRPr="007273C4" w14:paraId="510F5168" w14:textId="77777777" w:rsidTr="00C30EB6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B6462CB" w14:textId="53B2DBA5" w:rsidR="00C30EB6" w:rsidRDefault="00C30EB6" w:rsidP="00C30EB6">
            <w:pPr>
              <w:pStyle w:val="ac"/>
            </w:pPr>
            <w:r>
              <w:t>03.07.2015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52EC609" w14:textId="0FA1331E" w:rsidR="00C30EB6" w:rsidRDefault="00C30EB6" w:rsidP="00C30EB6">
            <w:pPr>
              <w:pStyle w:val="ac"/>
            </w:pPr>
            <w:r>
              <w:t>0.38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E701B44" w14:textId="3679D04F" w:rsidR="00C30EB6" w:rsidRDefault="00C62718" w:rsidP="0021019A">
            <w:pPr>
              <w:pStyle w:val="ac"/>
              <w:jc w:val="left"/>
            </w:pPr>
            <w:r>
              <w:t>В файле конфигурации введены параметры дат запроса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7DD2CAED" w14:textId="3E1901C4" w:rsidR="00C30EB6" w:rsidRDefault="00C30EB6" w:rsidP="00C30EB6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ABFF464" w14:textId="22372FF9" w:rsidR="00C30EB6" w:rsidRDefault="00C30EB6" w:rsidP="00C30EB6">
            <w:pPr>
              <w:pStyle w:val="ac"/>
              <w:jc w:val="left"/>
            </w:pPr>
            <w:r w:rsidRPr="00C30EB6">
              <w:t>OMS-4150</w:t>
            </w:r>
          </w:p>
        </w:tc>
      </w:tr>
      <w:tr w:rsidR="00E81DD2" w:rsidRPr="007273C4" w14:paraId="76D6C511" w14:textId="77777777" w:rsidTr="00D9146E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CA9539B" w14:textId="77777777" w:rsidR="00E81DD2" w:rsidRDefault="00E81DD2" w:rsidP="00D9146E">
            <w:pPr>
              <w:pStyle w:val="ac"/>
            </w:pPr>
            <w:r>
              <w:t>22.07.2015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6F92412" w14:textId="77777777" w:rsidR="00E81DD2" w:rsidRDefault="00E81DD2" w:rsidP="00D9146E">
            <w:pPr>
              <w:pStyle w:val="ac"/>
            </w:pPr>
            <w:r>
              <w:t>0.39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EE99A4F" w14:textId="77777777" w:rsidR="00E81DD2" w:rsidRDefault="00E81DD2" w:rsidP="00D9146E">
            <w:pPr>
              <w:pStyle w:val="ac"/>
              <w:jc w:val="left"/>
            </w:pPr>
            <w:r>
              <w:t>Добавлено всплывающее сообщение при недоступности полей дат изменения прикреплений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2D1A562" w14:textId="77777777" w:rsidR="00E81DD2" w:rsidRDefault="00E81DD2" w:rsidP="00D9146E">
            <w:pPr>
              <w:pStyle w:val="ac"/>
              <w:jc w:val="left"/>
            </w:pPr>
            <w:r>
              <w:t>Манчук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FC294E4" w14:textId="77777777" w:rsidR="00E81DD2" w:rsidRDefault="005B73A1" w:rsidP="00D9146E">
            <w:pPr>
              <w:pStyle w:val="ac"/>
              <w:jc w:val="left"/>
            </w:pPr>
            <w:hyperlink r:id="rId20" w:history="1">
              <w:r w:rsidR="00E81DD2" w:rsidRPr="00B47188">
                <w:rPr>
                  <w:rStyle w:val="a6"/>
                </w:rPr>
                <w:t>OMS-4301</w:t>
              </w:r>
            </w:hyperlink>
          </w:p>
        </w:tc>
      </w:tr>
      <w:tr w:rsidR="00B47188" w:rsidRPr="007273C4" w14:paraId="48564C3A" w14:textId="77777777" w:rsidTr="00D9146E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5E0CA035" w14:textId="605E1E75" w:rsidR="00B47188" w:rsidRDefault="00B47188" w:rsidP="00D9146E">
            <w:pPr>
              <w:pStyle w:val="ac"/>
            </w:pPr>
            <w:r>
              <w:t>2</w:t>
            </w:r>
            <w:r w:rsidR="00E81DD2">
              <w:t>9</w:t>
            </w:r>
            <w:r>
              <w:t>.07.2015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56B04DF" w14:textId="15C34C9E" w:rsidR="00B47188" w:rsidRDefault="00B47188" w:rsidP="00B47188">
            <w:pPr>
              <w:pStyle w:val="ac"/>
            </w:pPr>
            <w:r>
              <w:t>0.</w:t>
            </w:r>
            <w:r w:rsidR="00E81DD2">
              <w:t>40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5A69CE8" w14:textId="005F0246" w:rsidR="00B47188" w:rsidRDefault="00E81DD2">
            <w:pPr>
              <w:pStyle w:val="ac"/>
              <w:jc w:val="left"/>
            </w:pPr>
            <w:r>
              <w:t>В разделе Массовые прикрепления добавлен сценарий «Отмена посылок»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3DE251B" w14:textId="57E6E5BC" w:rsidR="00B47188" w:rsidRDefault="00E81DD2" w:rsidP="00D9146E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C4258D1" w14:textId="500840E1" w:rsidR="00B47188" w:rsidRDefault="00B47188" w:rsidP="00D9146E">
            <w:pPr>
              <w:pStyle w:val="ac"/>
              <w:jc w:val="left"/>
            </w:pPr>
          </w:p>
        </w:tc>
      </w:tr>
      <w:tr w:rsidR="00124914" w:rsidRPr="007273C4" w14:paraId="38BB01D8" w14:textId="77777777" w:rsidTr="00D9146E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4CD1B56" w14:textId="1DD47E1B" w:rsidR="00124914" w:rsidRDefault="00124914" w:rsidP="00124914">
            <w:pPr>
              <w:pStyle w:val="ac"/>
            </w:pPr>
            <w:r>
              <w:t>07.08.2015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B9EA52F" w14:textId="49D983D5" w:rsidR="00124914" w:rsidRDefault="00124914" w:rsidP="00124914">
            <w:pPr>
              <w:pStyle w:val="ac"/>
            </w:pPr>
            <w:r>
              <w:t>0.4</w:t>
            </w:r>
            <w:r w:rsidR="002F13CD">
              <w:t>2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033C7FB" w14:textId="31BEDED2" w:rsidR="00124914" w:rsidRDefault="00124914" w:rsidP="00D9146E">
            <w:pPr>
              <w:pStyle w:val="ac"/>
              <w:jc w:val="left"/>
            </w:pPr>
            <w:r>
              <w:t>Добавлено право «Отмена посылок»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D8B9BBC" w14:textId="77777777" w:rsidR="00124914" w:rsidRDefault="00124914" w:rsidP="00D9146E">
            <w:pPr>
              <w:pStyle w:val="ac"/>
              <w:jc w:val="left"/>
            </w:pPr>
            <w:r>
              <w:t>Быстров С.В.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4FE253F0" w14:textId="3973EBC4" w:rsidR="00124914" w:rsidRDefault="005B73A1" w:rsidP="00D9146E">
            <w:pPr>
              <w:pStyle w:val="ac"/>
              <w:jc w:val="left"/>
            </w:pPr>
            <w:hyperlink r:id="rId21" w:history="1">
              <w:r w:rsidR="00124914">
                <w:rPr>
                  <w:rStyle w:val="a6"/>
                </w:rPr>
                <w:t>OMS-4451</w:t>
              </w:r>
            </w:hyperlink>
          </w:p>
        </w:tc>
      </w:tr>
      <w:tr w:rsidR="002F0D4A" w:rsidRPr="007273C4" w14:paraId="3A81ACA7" w14:textId="77777777" w:rsidTr="00D9146E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71796241" w14:textId="1BC95D8F" w:rsidR="002F0D4A" w:rsidRDefault="002F0D4A" w:rsidP="00124914">
            <w:pPr>
              <w:pStyle w:val="ac"/>
            </w:pPr>
            <w:r>
              <w:t>29.09.2015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8BB5737" w14:textId="1716F717" w:rsidR="002F0D4A" w:rsidRDefault="002F0D4A" w:rsidP="00124914">
            <w:pPr>
              <w:pStyle w:val="ac"/>
            </w:pPr>
            <w:r>
              <w:t>0.43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60DBFB6" w14:textId="650B601D" w:rsidR="002F0D4A" w:rsidRDefault="002F0D4A" w:rsidP="00D9146E">
            <w:pPr>
              <w:pStyle w:val="ac"/>
              <w:jc w:val="left"/>
            </w:pPr>
            <w:r>
              <w:t>Из постановки удалено описание функции «Массовые прикрепления». При необходимости восстановить можно взять из постановок предыдущих версий на портале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78805DB7" w14:textId="1178DEE3" w:rsidR="002F0D4A" w:rsidRDefault="002F0D4A" w:rsidP="00D9146E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F9822F3" w14:textId="77777777" w:rsidR="002F0D4A" w:rsidRDefault="002F0D4A" w:rsidP="00D9146E">
            <w:pPr>
              <w:pStyle w:val="ac"/>
              <w:jc w:val="left"/>
            </w:pPr>
          </w:p>
        </w:tc>
      </w:tr>
      <w:tr w:rsidR="00D9146E" w:rsidRPr="007273C4" w14:paraId="6C01E8B5" w14:textId="77777777" w:rsidTr="00D9146E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6CE9EE6D" w14:textId="2695C9FD" w:rsidR="00D9146E" w:rsidRDefault="00D9146E" w:rsidP="00124914">
            <w:pPr>
              <w:pStyle w:val="ac"/>
            </w:pPr>
            <w:r>
              <w:t>02.10.2015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656CB385" w14:textId="5B72C4C7" w:rsidR="00D9146E" w:rsidRDefault="00D9146E" w:rsidP="00124914">
            <w:pPr>
              <w:pStyle w:val="ac"/>
            </w:pPr>
            <w:r>
              <w:t>0.44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62FF320" w14:textId="5023E860" w:rsidR="00D9146E" w:rsidRDefault="00D9146E" w:rsidP="00D9146E">
            <w:pPr>
              <w:pStyle w:val="ac"/>
              <w:jc w:val="left"/>
            </w:pPr>
            <w:r w:rsidRPr="00D9146E">
              <w:t>Отображать застрахованных из категории "Неизвестно" в файле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488EC520" w14:textId="0C967F9F" w:rsidR="00D9146E" w:rsidRDefault="00D9146E" w:rsidP="00D9146E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282D46CD" w14:textId="2CA37922" w:rsidR="00D9146E" w:rsidRDefault="00D9146E" w:rsidP="00D9146E">
            <w:pPr>
              <w:pStyle w:val="ac"/>
              <w:jc w:val="left"/>
            </w:pPr>
            <w:r w:rsidRPr="00D9146E">
              <w:t>OMS-4779</w:t>
            </w:r>
          </w:p>
        </w:tc>
      </w:tr>
      <w:tr w:rsidR="00425730" w:rsidRPr="007273C4" w14:paraId="4249DD70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77B265E5" w14:textId="77777777" w:rsidR="00425730" w:rsidRDefault="00425730" w:rsidP="00425730">
            <w:pPr>
              <w:pStyle w:val="ac"/>
            </w:pPr>
            <w:r>
              <w:t>23.11.2015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1FBF715" w14:textId="77777777" w:rsidR="00425730" w:rsidRDefault="00425730" w:rsidP="00425730">
            <w:pPr>
              <w:pStyle w:val="ac"/>
            </w:pPr>
            <w:r>
              <w:t>0.45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0A42A1E5" w14:textId="1EC1C18B" w:rsidR="00425730" w:rsidRPr="00D9146E" w:rsidRDefault="00425730" w:rsidP="00612ADA">
            <w:pPr>
              <w:pStyle w:val="ac"/>
              <w:jc w:val="left"/>
            </w:pPr>
            <w:r>
              <w:t>Добавлен новый атрибут</w:t>
            </w:r>
            <w:r w:rsidR="00612ADA">
              <w:t xml:space="preserve"> - код способа </w:t>
            </w:r>
            <w:proofErr w:type="spellStart"/>
            <w:r w:rsidR="00612ADA">
              <w:t>прикрпеления</w:t>
            </w:r>
            <w:proofErr w:type="spellEnd"/>
            <w:r>
              <w:t xml:space="preserve"> </w:t>
            </w:r>
            <w:r w:rsidR="00612ADA">
              <w:t>(</w:t>
            </w:r>
            <w:proofErr w:type="spellStart"/>
            <w:r w:rsidRPr="002325D7">
              <w:rPr>
                <w:b/>
              </w:rPr>
              <w:t>processOfAttachment</w:t>
            </w:r>
            <w:proofErr w:type="spellEnd"/>
            <w:r w:rsidR="00612ADA">
              <w:rPr>
                <w:b/>
              </w:rPr>
              <w:t>)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94989AF" w14:textId="77777777" w:rsidR="00425730" w:rsidRDefault="00425730" w:rsidP="00425730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533E0F4" w14:textId="77777777" w:rsidR="00425730" w:rsidRPr="00D9146E" w:rsidRDefault="00425730" w:rsidP="00425730">
            <w:pPr>
              <w:pStyle w:val="ac"/>
              <w:jc w:val="left"/>
            </w:pPr>
            <w:r w:rsidRPr="00425730">
              <w:t>OMS-4994</w:t>
            </w:r>
          </w:p>
        </w:tc>
      </w:tr>
      <w:tr w:rsidR="00645302" w:rsidRPr="007273C4" w14:paraId="7AF36667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3943C12F" w14:textId="67A19915" w:rsidR="00645302" w:rsidRDefault="00645302" w:rsidP="00425730">
            <w:pPr>
              <w:pStyle w:val="ac"/>
            </w:pPr>
            <w:r>
              <w:t>04.12.2015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77570009" w14:textId="3D7AB357" w:rsidR="00645302" w:rsidRDefault="00645302" w:rsidP="00425730">
            <w:pPr>
              <w:pStyle w:val="ac"/>
            </w:pPr>
            <w:r>
              <w:t>0.46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5FA962E9" w14:textId="1427D937" w:rsidR="00645302" w:rsidRDefault="00645302" w:rsidP="00612ADA">
            <w:pPr>
              <w:pStyle w:val="ac"/>
              <w:jc w:val="left"/>
            </w:pPr>
            <w:r>
              <w:t>В соответствии с текущей реализацией, пере</w:t>
            </w:r>
            <w:r w:rsidR="004C2D4B">
              <w:t>р</w:t>
            </w:r>
            <w:r>
              <w:t>исован экран «Прикрепления» и описана работа гиперссылок «паспорт реестра» и «</w:t>
            </w:r>
            <w:proofErr w:type="spellStart"/>
            <w:r>
              <w:t>пацинты</w:t>
            </w:r>
            <w:proofErr w:type="spellEnd"/>
            <w:r>
              <w:t>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0044786A" w14:textId="318A220C" w:rsidR="00645302" w:rsidRDefault="00645302" w:rsidP="00425730">
            <w:pPr>
              <w:pStyle w:val="ac"/>
              <w:jc w:val="left"/>
            </w:pPr>
            <w:r>
              <w:t>Утешева Н.Г.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DCC1FF8" w14:textId="601F947E" w:rsidR="00645302" w:rsidRPr="00425730" w:rsidRDefault="005B73A1" w:rsidP="00425730">
            <w:pPr>
              <w:pStyle w:val="ac"/>
              <w:jc w:val="left"/>
            </w:pPr>
            <w:hyperlink r:id="rId22" w:history="1">
              <w:r w:rsidR="00645302">
                <w:rPr>
                  <w:rStyle w:val="a6"/>
                </w:rPr>
                <w:t>OMS-5041</w:t>
              </w:r>
            </w:hyperlink>
          </w:p>
        </w:tc>
      </w:tr>
      <w:tr w:rsidR="004C2D4B" w:rsidRPr="007273C4" w14:paraId="5F0BF131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015C5FC8" w14:textId="5D94FBCC" w:rsidR="004C2D4B" w:rsidRDefault="00657A7C" w:rsidP="00425730">
            <w:pPr>
              <w:pStyle w:val="ac"/>
            </w:pPr>
            <w:r>
              <w:t>13.01.2016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4FD320D2" w14:textId="03909755" w:rsidR="004C2D4B" w:rsidRDefault="009F6326" w:rsidP="00425730">
            <w:pPr>
              <w:pStyle w:val="ac"/>
            </w:pPr>
            <w:r>
              <w:t>0.47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19EF5B9" w14:textId="54D8B752" w:rsidR="004C2D4B" w:rsidRDefault="009F6326" w:rsidP="00612ADA">
            <w:pPr>
              <w:pStyle w:val="ac"/>
              <w:jc w:val="left"/>
            </w:pPr>
            <w:r w:rsidRPr="009F6326">
              <w:t>Заблокирова</w:t>
            </w:r>
            <w:r w:rsidR="00657A7C">
              <w:t>на</w:t>
            </w:r>
            <w:r w:rsidRPr="009F6326">
              <w:t xml:space="preserve"> отправк</w:t>
            </w:r>
            <w:r w:rsidR="00657A7C">
              <w:t>а и отмена отправки</w:t>
            </w:r>
            <w:r w:rsidRPr="009F6326">
              <w:t xml:space="preserve"> в прошедшие отчетные периоды</w:t>
            </w:r>
            <w:r w:rsidR="00657A7C">
              <w:t>, скорректировано описание правил вывода сообщений по этому поводу на разные календарные даты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7A45B2EA" w14:textId="09830027" w:rsidR="004C2D4B" w:rsidRDefault="009F6326" w:rsidP="00425730">
            <w:pPr>
              <w:pStyle w:val="ac"/>
              <w:jc w:val="left"/>
            </w:pPr>
            <w:r>
              <w:t>Утешева Н.Г.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5EEDACD3" w14:textId="26BF45EE" w:rsidR="00657A7C" w:rsidRDefault="005B73A1" w:rsidP="00C83222">
            <w:pPr>
              <w:pStyle w:val="ac"/>
              <w:jc w:val="left"/>
            </w:pPr>
            <w:hyperlink r:id="rId23" w:history="1">
              <w:r w:rsidR="009F6326">
                <w:rPr>
                  <w:rStyle w:val="a6"/>
                </w:rPr>
                <w:t>OMS-5163</w:t>
              </w:r>
            </w:hyperlink>
          </w:p>
        </w:tc>
      </w:tr>
      <w:tr w:rsidR="004F6A47" w:rsidRPr="007273C4" w14:paraId="7668CD6F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4C2E87A" w14:textId="267618FB" w:rsidR="004F6A47" w:rsidRDefault="004F6A47" w:rsidP="00425730">
            <w:pPr>
              <w:pStyle w:val="ac"/>
            </w:pPr>
            <w:r>
              <w:t>14.01.2016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45D55B5" w14:textId="1BA913C0" w:rsidR="004F6A47" w:rsidRDefault="004F6A47" w:rsidP="00425730">
            <w:pPr>
              <w:pStyle w:val="ac"/>
            </w:pPr>
            <w:r>
              <w:t>0.49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50910B00" w14:textId="77777777" w:rsidR="004F6A47" w:rsidRDefault="004F6A47" w:rsidP="004F6A47">
            <w:pPr>
              <w:pStyle w:val="ac"/>
              <w:jc w:val="left"/>
            </w:pPr>
            <w:r>
              <w:t xml:space="preserve">Обновлены сценарии работы (без режима показа исправлений, т.к. текст изменен существенно) без необходимости доработки </w:t>
            </w:r>
            <w:proofErr w:type="spellStart"/>
            <w:r>
              <w:t>програмного</w:t>
            </w:r>
            <w:proofErr w:type="spellEnd"/>
            <w:r>
              <w:t xml:space="preserve"> кода за исключением:</w:t>
            </w:r>
          </w:p>
          <w:p w14:paraId="675FF0F7" w14:textId="5B499D62" w:rsidR="004F6A47" w:rsidRDefault="004F6A47" w:rsidP="004F6A47">
            <w:pPr>
              <w:pStyle w:val="ac"/>
              <w:jc w:val="left"/>
            </w:pPr>
            <w:r>
              <w:t>- из статуса «Получен ответ» и «Ошибка в ответе СМО» пользователь сразу может перевести реестр в статус «</w:t>
            </w:r>
            <w:r w:rsidR="004C040B">
              <w:t>Готово к отправке</w:t>
            </w:r>
            <w:r>
              <w:t>» (минуя статус «Отмена»). Кнопка (гиперссылка) для такого перехода называется не «Отправить», а «Отменить результат»</w:t>
            </w:r>
            <w:proofErr w:type="gramStart"/>
            <w:r>
              <w:t>.</w:t>
            </w:r>
            <w:proofErr w:type="gramEnd"/>
            <w:r>
              <w:t xml:space="preserve"> (</w:t>
            </w:r>
            <w:proofErr w:type="gramStart"/>
            <w:r>
              <w:t>п</w:t>
            </w:r>
            <w:proofErr w:type="gramEnd"/>
            <w:r>
              <w:t xml:space="preserve">равки выделены средствами </w:t>
            </w:r>
            <w:r>
              <w:rPr>
                <w:lang w:val="en-US"/>
              </w:rPr>
              <w:t>MS</w:t>
            </w:r>
            <w:r w:rsidRPr="004123FD">
              <w:t xml:space="preserve"> </w:t>
            </w:r>
            <w:r>
              <w:rPr>
                <w:lang w:val="en-US"/>
              </w:rPr>
              <w:lastRenderedPageBreak/>
              <w:t>Word</w:t>
            </w:r>
            <w:r>
              <w:t>). Диаграмма статусов соответственно перерисована.</w:t>
            </w:r>
          </w:p>
          <w:p w14:paraId="5BADBBDF" w14:textId="66AC1822" w:rsidR="004F6A47" w:rsidRPr="003938CA" w:rsidRDefault="004F6A47" w:rsidP="004F6A47">
            <w:pPr>
              <w:pStyle w:val="ac"/>
              <w:jc w:val="left"/>
            </w:pPr>
            <w:r>
              <w:t xml:space="preserve">- дополнен сценарий обработки </w:t>
            </w:r>
            <w:proofErr w:type="gramStart"/>
            <w:r>
              <w:t>ответных</w:t>
            </w:r>
            <w:proofErr w:type="gramEnd"/>
            <w:r>
              <w:t xml:space="preserve"> ИП из СМО (раздел 5.1 шаг 1б). Если ответная ИП уже есть в БД, но приходит еще одна ИП, причем с более ранней датой отправки, тогда новую ИП только сохраняем, но не обрабатываем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30D3FEA" w14:textId="51AF362E" w:rsidR="004F6A47" w:rsidRDefault="004F6A47" w:rsidP="00425730">
            <w:pPr>
              <w:pStyle w:val="ac"/>
              <w:jc w:val="left"/>
            </w:pPr>
            <w:r>
              <w:lastRenderedPageBreak/>
              <w:t>Утешева Н.Г.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3AC82F4B" w14:textId="21200F84" w:rsidR="004F6A47" w:rsidRDefault="005B73A1" w:rsidP="00425730">
            <w:pPr>
              <w:pStyle w:val="ac"/>
              <w:jc w:val="left"/>
            </w:pPr>
            <w:hyperlink r:id="rId24" w:history="1">
              <w:r w:rsidR="004F6A47">
                <w:rPr>
                  <w:rStyle w:val="a6"/>
                </w:rPr>
                <w:t>OMS-5099</w:t>
              </w:r>
            </w:hyperlink>
          </w:p>
          <w:p w14:paraId="1E59CF0C" w14:textId="2AA944FC" w:rsidR="004F6A47" w:rsidRDefault="005B73A1" w:rsidP="00425730">
            <w:pPr>
              <w:pStyle w:val="ac"/>
              <w:jc w:val="left"/>
            </w:pPr>
            <w:hyperlink r:id="rId25" w:history="1">
              <w:r w:rsidR="004F6A47">
                <w:rPr>
                  <w:rStyle w:val="a6"/>
                </w:rPr>
                <w:t>OMS-5100</w:t>
              </w:r>
            </w:hyperlink>
          </w:p>
        </w:tc>
      </w:tr>
      <w:tr w:rsidR="004F6A47" w:rsidRPr="007273C4" w14:paraId="310FED7D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4A7211ED" w14:textId="5BE073C9" w:rsidR="004F6A47" w:rsidRDefault="004F6A47" w:rsidP="00425730">
            <w:pPr>
              <w:pStyle w:val="ac"/>
            </w:pPr>
            <w:r>
              <w:lastRenderedPageBreak/>
              <w:t>29.01.2016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5268505" w14:textId="4CC6BB36" w:rsidR="004F6A47" w:rsidRDefault="004F6A47" w:rsidP="00425730">
            <w:pPr>
              <w:pStyle w:val="ac"/>
            </w:pPr>
            <w:r>
              <w:t>0.47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7F08F49C" w14:textId="77777777" w:rsidR="004F6A47" w:rsidRDefault="004F6A47">
            <w:pPr>
              <w:pStyle w:val="ac"/>
              <w:jc w:val="left"/>
            </w:pPr>
            <w:r>
              <w:t xml:space="preserve">Изменено описание алгоритма определения </w:t>
            </w:r>
            <w:proofErr w:type="spellStart"/>
            <w:r>
              <w:t>lpu_id</w:t>
            </w:r>
            <w:proofErr w:type="spellEnd"/>
            <w:r>
              <w:t xml:space="preserve"> – п. 4.2.2 Формирование ИП для отправки из МО в СМО</w:t>
            </w:r>
          </w:p>
          <w:p w14:paraId="01C9D515" w14:textId="159CF764" w:rsidR="004F6A47" w:rsidRDefault="004F6A47" w:rsidP="00612ADA">
            <w:pPr>
              <w:pStyle w:val="ac"/>
              <w:jc w:val="left"/>
            </w:pPr>
            <w:r>
              <w:t>В сценарий 4.2.1</w:t>
            </w:r>
            <w:r>
              <w:tab/>
              <w:t xml:space="preserve">UC «Сформировать и отправить ИП» добавлен альтернативный 1б 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70025F3" w14:textId="41CB6E67" w:rsidR="004F6A47" w:rsidRDefault="004F6A47" w:rsidP="00425730">
            <w:pPr>
              <w:pStyle w:val="ac"/>
              <w:jc w:val="left"/>
            </w:pPr>
            <w:r>
              <w:t>Попкова М.В.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1BBCB246" w14:textId="34572C4D" w:rsidR="004F6A47" w:rsidRDefault="004F6A47" w:rsidP="00425730">
            <w:pPr>
              <w:pStyle w:val="ac"/>
              <w:jc w:val="left"/>
            </w:pPr>
            <w:r>
              <w:t>OMS-5285</w:t>
            </w:r>
          </w:p>
        </w:tc>
      </w:tr>
      <w:tr w:rsidR="00733C9D" w:rsidRPr="007273C4" w14:paraId="028B29CD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665A172" w14:textId="2FCF3C32" w:rsidR="00733C9D" w:rsidRDefault="00733C9D" w:rsidP="00425730">
            <w:pPr>
              <w:pStyle w:val="ac"/>
            </w:pPr>
            <w:r>
              <w:t>11.04.2016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53EF4032" w14:textId="3C450FC6" w:rsidR="00733C9D" w:rsidRDefault="00733C9D" w:rsidP="00425730">
            <w:pPr>
              <w:pStyle w:val="ac"/>
            </w:pPr>
            <w:r>
              <w:t>0.48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1C7E9755" w14:textId="21FA577F" w:rsidR="00733C9D" w:rsidRDefault="00733C9D" w:rsidP="00733C9D">
            <w:pPr>
              <w:pStyle w:val="ac"/>
              <w:jc w:val="left"/>
            </w:pPr>
            <w:r>
              <w:t>Изменено название статуса «Ошибка в ответе СМО»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3F805133" w14:textId="4084BB79" w:rsidR="00733C9D" w:rsidRDefault="00733C9D" w:rsidP="00425730">
            <w:pPr>
              <w:pStyle w:val="ac"/>
              <w:jc w:val="left"/>
            </w:pPr>
            <w:r>
              <w:t>Новиков А.В.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38B7E9A5" w14:textId="35C42323" w:rsidR="00733C9D" w:rsidRDefault="00733C9D" w:rsidP="00425730">
            <w:pPr>
              <w:pStyle w:val="ac"/>
              <w:jc w:val="left"/>
            </w:pPr>
            <w:r w:rsidRPr="00733C9D">
              <w:t>OMS-5731</w:t>
            </w:r>
          </w:p>
        </w:tc>
      </w:tr>
      <w:tr w:rsidR="008E2E74" w:rsidRPr="007273C4" w14:paraId="4CD2739A" w14:textId="77777777" w:rsidTr="00425730"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25FE2523" w14:textId="40A9C784" w:rsidR="008E2E74" w:rsidRDefault="008E2E74" w:rsidP="00425730">
            <w:pPr>
              <w:pStyle w:val="ac"/>
            </w:pPr>
            <w:r>
              <w:t>26.05.2016</w:t>
            </w:r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21E378B2" w14:textId="4C57F45C" w:rsidR="008E2E74" w:rsidRDefault="008E2E74" w:rsidP="00425730">
            <w:pPr>
              <w:pStyle w:val="ac"/>
            </w:pPr>
            <w:r>
              <w:t>0.49</w:t>
            </w:r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2E9A1B5C" w14:textId="2BBFFF60" w:rsidR="008E2E74" w:rsidRDefault="008E2E74" w:rsidP="008E2E74">
            <w:pPr>
              <w:pStyle w:val="ac"/>
              <w:jc w:val="left"/>
            </w:pPr>
            <w:r>
              <w:t>Добавлен ал</w:t>
            </w:r>
            <w:r w:rsidR="000F71AA">
              <w:t>ь</w:t>
            </w:r>
            <w:r>
              <w:t xml:space="preserve">тернативный сценарий </w:t>
            </w:r>
            <w:r w:rsidRPr="008E2E74">
              <w:t>1в.</w:t>
            </w:r>
            <w:r>
              <w:t xml:space="preserve"> для </w:t>
            </w:r>
            <w:r w:rsidRPr="008E2E74">
              <w:t>UC «Сформировать и отправить ИП»</w:t>
            </w:r>
            <w:r>
              <w:t xml:space="preserve"> - если д</w:t>
            </w:r>
            <w:r w:rsidRPr="008E2E74">
              <w:t xml:space="preserve">ата последнего запроса в ИШ ЕРЗ не попадает в отрезок дат </w:t>
            </w:r>
            <w:proofErr w:type="spellStart"/>
            <w:r w:rsidRPr="008E2E74">
              <w:t>erz.attachments.startDay</w:t>
            </w:r>
            <w:proofErr w:type="spellEnd"/>
            <w:r w:rsidRPr="008E2E74">
              <w:t xml:space="preserve"> и </w:t>
            </w:r>
            <w:proofErr w:type="spellStart"/>
            <w:r w:rsidRPr="008E2E74">
              <w:t>erz.attachments.endDay</w:t>
            </w:r>
            <w:proofErr w:type="spellEnd"/>
            <w:r>
              <w:t>, то в</w:t>
            </w:r>
            <w:r w:rsidRPr="008E2E74">
              <w:t xml:space="preserve">ыводить сообщение с возможностью продолжения или отмены формирования и отправки ИП.  </w:t>
            </w:r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691851F7" w14:textId="1469B1F5" w:rsidR="008E2E74" w:rsidRDefault="008E2E74" w:rsidP="00425730">
            <w:pPr>
              <w:pStyle w:val="ac"/>
              <w:jc w:val="left"/>
            </w:pPr>
            <w:r>
              <w:t>Попкова Мария</w:t>
            </w:r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50D5DC0" w14:textId="1AFFEF7E" w:rsidR="008E2E74" w:rsidRPr="00733C9D" w:rsidRDefault="005B73A1" w:rsidP="00425730">
            <w:pPr>
              <w:pStyle w:val="ac"/>
              <w:jc w:val="left"/>
            </w:pPr>
            <w:hyperlink r:id="rId26" w:history="1">
              <w:r w:rsidR="008E2E74" w:rsidRPr="008E2E74">
                <w:rPr>
                  <w:rStyle w:val="a6"/>
                </w:rPr>
                <w:t>OMS-6040</w:t>
              </w:r>
            </w:hyperlink>
          </w:p>
        </w:tc>
      </w:tr>
      <w:tr w:rsidR="009E3554" w:rsidRPr="007273C4" w14:paraId="13FD87F8" w14:textId="77777777" w:rsidTr="00425730">
        <w:trPr>
          <w:ins w:id="373" w:author="Автор"/>
        </w:trPr>
        <w:tc>
          <w:tcPr>
            <w:tcW w:w="497" w:type="pct"/>
            <w:tcBorders>
              <w:top w:val="single" w:sz="12" w:space="0" w:color="000000"/>
              <w:bottom w:val="single" w:sz="12" w:space="0" w:color="000000"/>
            </w:tcBorders>
          </w:tcPr>
          <w:p w14:paraId="12170851" w14:textId="1C06B5D6" w:rsidR="009E3554" w:rsidRDefault="009E3554" w:rsidP="00425730">
            <w:pPr>
              <w:pStyle w:val="ac"/>
              <w:rPr>
                <w:ins w:id="374" w:author="Автор"/>
              </w:rPr>
            </w:pPr>
            <w:ins w:id="375" w:author="Автор">
              <w:r>
                <w:t>22.06.2016</w:t>
              </w:r>
            </w:ins>
          </w:p>
        </w:tc>
        <w:tc>
          <w:tcPr>
            <w:tcW w:w="368" w:type="pct"/>
            <w:tcBorders>
              <w:top w:val="single" w:sz="12" w:space="0" w:color="000000"/>
              <w:bottom w:val="single" w:sz="12" w:space="0" w:color="000000"/>
            </w:tcBorders>
          </w:tcPr>
          <w:p w14:paraId="18A6BE3B" w14:textId="487A8A7D" w:rsidR="009E3554" w:rsidRDefault="009E3554" w:rsidP="00425730">
            <w:pPr>
              <w:pStyle w:val="ac"/>
              <w:rPr>
                <w:ins w:id="376" w:author="Автор"/>
              </w:rPr>
            </w:pPr>
            <w:ins w:id="377" w:author="Автор">
              <w:r>
                <w:t>0.50</w:t>
              </w:r>
            </w:ins>
          </w:p>
        </w:tc>
        <w:tc>
          <w:tcPr>
            <w:tcW w:w="2911" w:type="pct"/>
            <w:tcBorders>
              <w:top w:val="single" w:sz="12" w:space="0" w:color="000000"/>
              <w:bottom w:val="single" w:sz="12" w:space="0" w:color="000000"/>
            </w:tcBorders>
          </w:tcPr>
          <w:p w14:paraId="6D3F78F1" w14:textId="77777777" w:rsidR="009E3554" w:rsidRDefault="00101C5F" w:rsidP="008E2E74">
            <w:pPr>
              <w:pStyle w:val="ac"/>
              <w:jc w:val="left"/>
              <w:rPr>
                <w:ins w:id="378" w:author="Автор"/>
              </w:rPr>
            </w:pPr>
            <w:ins w:id="379" w:author="Автор">
              <w:r>
                <w:t xml:space="preserve">Исправлен сценарий </w:t>
              </w:r>
              <w:r w:rsidRPr="008E2E74">
                <w:t>1в.</w:t>
              </w:r>
              <w:r>
                <w:t xml:space="preserve"> для </w:t>
              </w:r>
              <w:r w:rsidRPr="008E2E74">
                <w:t>UC «Сформировать и отправить ИП»</w:t>
              </w:r>
            </w:ins>
          </w:p>
          <w:p w14:paraId="0A644B50" w14:textId="77777777" w:rsidR="00101C5F" w:rsidRDefault="00101C5F" w:rsidP="008E2E74">
            <w:pPr>
              <w:pStyle w:val="ac"/>
              <w:jc w:val="left"/>
              <w:rPr>
                <w:ins w:id="380" w:author="Автор"/>
              </w:rPr>
            </w:pPr>
            <w:ins w:id="381" w:author="Автор">
              <w:r>
                <w:t xml:space="preserve">Добавлены сценарии 1г и 1д для </w:t>
              </w:r>
              <w:r w:rsidRPr="008E2E74">
                <w:t>UC «Сформировать и отправить ИП»</w:t>
              </w:r>
            </w:ins>
          </w:p>
          <w:p w14:paraId="4FDC96C1" w14:textId="487F39F9" w:rsidR="00101C5F" w:rsidRDefault="00101C5F" w:rsidP="008E2E74">
            <w:pPr>
              <w:pStyle w:val="ac"/>
              <w:jc w:val="left"/>
              <w:rPr>
                <w:ins w:id="382" w:author="Автор"/>
              </w:rPr>
            </w:pPr>
            <w:ins w:id="383" w:author="Автор">
              <w:r>
                <w:t xml:space="preserve">Добавлен новый раздел 7 Поиск прикреплений </w:t>
              </w:r>
            </w:ins>
          </w:p>
        </w:tc>
        <w:tc>
          <w:tcPr>
            <w:tcW w:w="691" w:type="pct"/>
            <w:tcBorders>
              <w:top w:val="single" w:sz="12" w:space="0" w:color="000000"/>
              <w:bottom w:val="single" w:sz="12" w:space="0" w:color="000000"/>
            </w:tcBorders>
          </w:tcPr>
          <w:p w14:paraId="5C90423A" w14:textId="75937640" w:rsidR="009E3554" w:rsidRDefault="009E3554" w:rsidP="00425730">
            <w:pPr>
              <w:pStyle w:val="ac"/>
              <w:jc w:val="left"/>
              <w:rPr>
                <w:ins w:id="384" w:author="Автор"/>
              </w:rPr>
            </w:pPr>
            <w:ins w:id="385" w:author="Автор">
              <w:r>
                <w:t>Попкова Мария</w:t>
              </w:r>
            </w:ins>
          </w:p>
        </w:tc>
        <w:tc>
          <w:tcPr>
            <w:tcW w:w="533" w:type="pct"/>
            <w:tcBorders>
              <w:top w:val="single" w:sz="12" w:space="0" w:color="000000"/>
              <w:bottom w:val="single" w:sz="12" w:space="0" w:color="000000"/>
            </w:tcBorders>
          </w:tcPr>
          <w:p w14:paraId="61163DCC" w14:textId="77777777" w:rsidR="009E3554" w:rsidRDefault="00101C5F" w:rsidP="00425730">
            <w:pPr>
              <w:pStyle w:val="ac"/>
              <w:jc w:val="left"/>
              <w:rPr>
                <w:ins w:id="386" w:author="Автор"/>
                <w:rStyle w:val="a6"/>
              </w:rPr>
            </w:pPr>
            <w:ins w:id="387" w:author="Автор">
              <w:r>
                <w:fldChar w:fldCharType="begin"/>
              </w:r>
              <w:r>
                <w:instrText xml:space="preserve"> HYPERLINK "http://jira.technodiasoft.ru:8000/browse/OMS-6040" </w:instrText>
              </w:r>
              <w:r>
                <w:fldChar w:fldCharType="separate"/>
              </w:r>
              <w:r w:rsidRPr="008E2E74">
                <w:rPr>
                  <w:rStyle w:val="a6"/>
                </w:rPr>
                <w:t>OMS-6040</w:t>
              </w:r>
              <w:r>
                <w:rPr>
                  <w:rStyle w:val="a6"/>
                </w:rPr>
                <w:fldChar w:fldCharType="end"/>
              </w:r>
            </w:ins>
          </w:p>
          <w:p w14:paraId="067D7B44" w14:textId="0982A929" w:rsidR="00101C5F" w:rsidRDefault="00101C5F" w:rsidP="00425730">
            <w:pPr>
              <w:pStyle w:val="ac"/>
              <w:jc w:val="left"/>
              <w:rPr>
                <w:ins w:id="388" w:author="Автор"/>
                <w:rStyle w:val="a6"/>
              </w:rPr>
            </w:pPr>
            <w:ins w:id="389" w:author="Автор">
              <w:r>
                <w:rPr>
                  <w:rStyle w:val="a6"/>
                </w:rPr>
                <w:fldChar w:fldCharType="begin"/>
              </w:r>
              <w:r>
                <w:rPr>
                  <w:rStyle w:val="a6"/>
                </w:rPr>
                <w:instrText xml:space="preserve"> HYPERLINK "http://jira.technodiasoft.ru:8000/browse/OMS-6198" </w:instrText>
              </w:r>
              <w:r>
                <w:rPr>
                  <w:rStyle w:val="a6"/>
                </w:rPr>
                <w:fldChar w:fldCharType="separate"/>
              </w:r>
              <w:r w:rsidRPr="00101C5F">
                <w:rPr>
                  <w:rStyle w:val="a6"/>
                </w:rPr>
                <w:t>OMS-6198</w:t>
              </w:r>
              <w:r>
                <w:rPr>
                  <w:rStyle w:val="a6"/>
                </w:rPr>
                <w:fldChar w:fldCharType="end"/>
              </w:r>
            </w:ins>
          </w:p>
          <w:p w14:paraId="25499C4A" w14:textId="16EE8C37" w:rsidR="00101C5F" w:rsidRDefault="00101C5F" w:rsidP="00101C5F">
            <w:pPr>
              <w:pStyle w:val="ac"/>
              <w:jc w:val="left"/>
              <w:rPr>
                <w:ins w:id="390" w:author="Автор"/>
              </w:rPr>
            </w:pPr>
            <w:ins w:id="391" w:author="Автор">
              <w:r>
                <w:rPr>
                  <w:rStyle w:val="a6"/>
                </w:rPr>
                <w:fldChar w:fldCharType="begin"/>
              </w:r>
              <w:r>
                <w:rPr>
                  <w:rStyle w:val="a6"/>
                </w:rPr>
                <w:instrText xml:space="preserve"> HYPERLINK "http://jira.technodiasoft.ru:8000/browse/OMS-6019" </w:instrText>
              </w:r>
              <w:r>
                <w:rPr>
                  <w:rStyle w:val="a6"/>
                </w:rPr>
                <w:fldChar w:fldCharType="separate"/>
              </w:r>
              <w:r w:rsidRPr="00101C5F">
                <w:rPr>
                  <w:rStyle w:val="a6"/>
                </w:rPr>
                <w:t>OMS-6019</w:t>
              </w:r>
              <w:r>
                <w:rPr>
                  <w:rStyle w:val="a6"/>
                </w:rPr>
                <w:fldChar w:fldCharType="end"/>
              </w:r>
            </w:ins>
          </w:p>
        </w:tc>
      </w:tr>
    </w:tbl>
    <w:p w14:paraId="14088755" w14:textId="60D37B4B" w:rsidR="00475DC9" w:rsidRPr="007273C4" w:rsidRDefault="00475DC9" w:rsidP="00475DC9">
      <w:pPr>
        <w:pStyle w:val="aff2"/>
      </w:pPr>
      <w:r w:rsidRPr="007273C4">
        <w:t xml:space="preserve"> </w:t>
      </w:r>
      <w:r w:rsidRPr="007273C4">
        <w:br w:type="page"/>
      </w:r>
      <w:r w:rsidRPr="007273C4">
        <w:lastRenderedPageBreak/>
        <w:t>Термины и сокращения, используемые в документе</w:t>
      </w:r>
    </w:p>
    <w:p w14:paraId="263C7104" w14:textId="77777777" w:rsidR="00475DC9" w:rsidRPr="007273C4" w:rsidRDefault="00475DC9" w:rsidP="00475DC9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412"/>
        <w:gridCol w:w="7867"/>
      </w:tblGrid>
      <w:tr w:rsidR="00475DC9" w:rsidRPr="007273C4" w14:paraId="7E988078" w14:textId="77777777" w:rsidTr="00E9015A">
        <w:trPr>
          <w:trHeight w:val="227"/>
        </w:trPr>
        <w:tc>
          <w:tcPr>
            <w:tcW w:w="224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77C87593" w14:textId="77777777" w:rsidR="00475DC9" w:rsidRPr="007273C4" w:rsidRDefault="00475DC9" w:rsidP="00E9015A">
            <w:pPr>
              <w:pStyle w:val="ab"/>
            </w:pPr>
            <w:r w:rsidRPr="007273C4">
              <w:t>Сокращения</w:t>
            </w:r>
          </w:p>
        </w:tc>
        <w:tc>
          <w:tcPr>
            <w:tcW w:w="732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60538169" w14:textId="77777777" w:rsidR="00475DC9" w:rsidRPr="007273C4" w:rsidRDefault="00475DC9" w:rsidP="00E9015A">
            <w:pPr>
              <w:pStyle w:val="ab"/>
            </w:pPr>
            <w:r w:rsidRPr="007273C4">
              <w:t>Определения</w:t>
            </w:r>
          </w:p>
        </w:tc>
      </w:tr>
      <w:tr w:rsidR="00475DC9" w:rsidRPr="007273C4" w14:paraId="5058BF05" w14:textId="77777777" w:rsidTr="00E9015A">
        <w:trPr>
          <w:trHeight w:val="227"/>
        </w:trPr>
        <w:tc>
          <w:tcPr>
            <w:tcW w:w="2246" w:type="dxa"/>
          </w:tcPr>
          <w:p w14:paraId="3B8567F1" w14:textId="77777777" w:rsidR="00475DC9" w:rsidRPr="007273C4" w:rsidRDefault="00475DC9" w:rsidP="00E9015A">
            <w:r w:rsidRPr="007273C4">
              <w:t>АРМ</w:t>
            </w:r>
          </w:p>
        </w:tc>
        <w:tc>
          <w:tcPr>
            <w:tcW w:w="7325" w:type="dxa"/>
          </w:tcPr>
          <w:p w14:paraId="07F1550E" w14:textId="77777777" w:rsidR="00475DC9" w:rsidRPr="007273C4" w:rsidRDefault="00475DC9" w:rsidP="00E9015A">
            <w:r w:rsidRPr="007273C4">
              <w:t>Автоматизированное рабочее место</w:t>
            </w:r>
          </w:p>
        </w:tc>
      </w:tr>
      <w:tr w:rsidR="00475DC9" w:rsidRPr="007273C4" w14:paraId="7DA61EA7" w14:textId="77777777" w:rsidTr="00E9015A">
        <w:trPr>
          <w:trHeight w:val="227"/>
        </w:trPr>
        <w:tc>
          <w:tcPr>
            <w:tcW w:w="2246" w:type="dxa"/>
          </w:tcPr>
          <w:p w14:paraId="77A500D9" w14:textId="77777777" w:rsidR="00475DC9" w:rsidRPr="007273C4" w:rsidRDefault="00475DC9" w:rsidP="00E9015A">
            <w:r w:rsidRPr="007273C4">
              <w:t>БД</w:t>
            </w:r>
          </w:p>
        </w:tc>
        <w:tc>
          <w:tcPr>
            <w:tcW w:w="7325" w:type="dxa"/>
          </w:tcPr>
          <w:p w14:paraId="101E8377" w14:textId="77777777" w:rsidR="00475DC9" w:rsidRPr="007273C4" w:rsidRDefault="00475DC9" w:rsidP="00E9015A">
            <w:r w:rsidRPr="007273C4">
              <w:t>База данных</w:t>
            </w:r>
          </w:p>
        </w:tc>
      </w:tr>
      <w:tr w:rsidR="00475DC9" w:rsidRPr="007273C4" w14:paraId="0333DF4D" w14:textId="77777777" w:rsidTr="00E9015A">
        <w:trPr>
          <w:trHeight w:val="227"/>
        </w:trPr>
        <w:tc>
          <w:tcPr>
            <w:tcW w:w="2246" w:type="dxa"/>
          </w:tcPr>
          <w:p w14:paraId="68F2F63C" w14:textId="77777777" w:rsidR="00475DC9" w:rsidRPr="007273C4" w:rsidRDefault="00475DC9" w:rsidP="00E9015A">
            <w:r w:rsidRPr="007273C4">
              <w:t>ЕМИАС</w:t>
            </w:r>
          </w:p>
        </w:tc>
        <w:tc>
          <w:tcPr>
            <w:tcW w:w="7325" w:type="dxa"/>
          </w:tcPr>
          <w:p w14:paraId="4BDD4884" w14:textId="77777777" w:rsidR="00475DC9" w:rsidRPr="007273C4" w:rsidRDefault="00475DC9" w:rsidP="00E9015A">
            <w:r w:rsidRPr="007273C4">
              <w:t>Единая медицинская информационно-аналитическая система г. Москвы</w:t>
            </w:r>
          </w:p>
        </w:tc>
      </w:tr>
      <w:tr w:rsidR="00475DC9" w:rsidRPr="007273C4" w14:paraId="64B5C5AF" w14:textId="77777777" w:rsidTr="00E9015A">
        <w:trPr>
          <w:trHeight w:val="227"/>
        </w:trPr>
        <w:tc>
          <w:tcPr>
            <w:tcW w:w="2246" w:type="dxa"/>
          </w:tcPr>
          <w:p w14:paraId="780A3D4C" w14:textId="77777777" w:rsidR="00475DC9" w:rsidRPr="007273C4" w:rsidRDefault="00475DC9" w:rsidP="00E9015A">
            <w:r w:rsidRPr="007273C4">
              <w:t>ЕРЗ МГФОМС</w:t>
            </w:r>
          </w:p>
        </w:tc>
        <w:tc>
          <w:tcPr>
            <w:tcW w:w="7325" w:type="dxa"/>
          </w:tcPr>
          <w:p w14:paraId="3BDE92E2" w14:textId="77777777" w:rsidR="00475DC9" w:rsidRPr="007273C4" w:rsidRDefault="00475DC9" w:rsidP="00E9015A">
            <w:r w:rsidRPr="007273C4">
              <w:t xml:space="preserve">Единый реестр </w:t>
            </w:r>
            <w:proofErr w:type="gramStart"/>
            <w:r w:rsidRPr="007273C4">
              <w:t>застрахованных</w:t>
            </w:r>
            <w:proofErr w:type="gramEnd"/>
            <w:r w:rsidRPr="007273C4">
              <w:t xml:space="preserve"> Московского городского фонда обязательного медицинского страхования</w:t>
            </w:r>
          </w:p>
        </w:tc>
      </w:tr>
      <w:tr w:rsidR="00475DC9" w:rsidRPr="007273C4" w14:paraId="17C8F773" w14:textId="77777777" w:rsidTr="00E9015A">
        <w:trPr>
          <w:trHeight w:val="227"/>
        </w:trPr>
        <w:tc>
          <w:tcPr>
            <w:tcW w:w="2246" w:type="dxa"/>
          </w:tcPr>
          <w:p w14:paraId="2C6DC5C2" w14:textId="77777777" w:rsidR="00475DC9" w:rsidRPr="007273C4" w:rsidRDefault="00475DC9" w:rsidP="00E9015A">
            <w:r w:rsidRPr="007273C4">
              <w:t>ИП</w:t>
            </w:r>
          </w:p>
        </w:tc>
        <w:tc>
          <w:tcPr>
            <w:tcW w:w="7325" w:type="dxa"/>
          </w:tcPr>
          <w:p w14:paraId="0A486EA2" w14:textId="77777777" w:rsidR="00475DC9" w:rsidRPr="007273C4" w:rsidRDefault="00475DC9" w:rsidP="00E9015A">
            <w:r w:rsidRPr="007273C4">
              <w:t>Информационная посылка</w:t>
            </w:r>
          </w:p>
        </w:tc>
      </w:tr>
      <w:tr w:rsidR="00475DC9" w:rsidRPr="007273C4" w14:paraId="07695082" w14:textId="77777777" w:rsidTr="00E9015A">
        <w:trPr>
          <w:trHeight w:val="227"/>
        </w:trPr>
        <w:tc>
          <w:tcPr>
            <w:tcW w:w="2246" w:type="dxa"/>
          </w:tcPr>
          <w:p w14:paraId="13C9ABE8" w14:textId="614B3860" w:rsidR="00475DC9" w:rsidRPr="007273C4" w:rsidRDefault="00195E9C" w:rsidP="00E9015A">
            <w:r>
              <w:t>ИШ ЕРЗ</w:t>
            </w:r>
          </w:p>
        </w:tc>
        <w:tc>
          <w:tcPr>
            <w:tcW w:w="7325" w:type="dxa"/>
          </w:tcPr>
          <w:p w14:paraId="3AD48E71" w14:textId="36EB3928" w:rsidR="00475DC9" w:rsidRPr="007273C4" w:rsidRDefault="00475DC9" w:rsidP="00195E9C">
            <w:r w:rsidRPr="007273C4">
              <w:t xml:space="preserve">Информационный шлюз Единого реестра </w:t>
            </w:r>
            <w:proofErr w:type="gramStart"/>
            <w:r w:rsidRPr="007273C4">
              <w:t>застрахованных</w:t>
            </w:r>
            <w:proofErr w:type="gramEnd"/>
            <w:r w:rsidRPr="007273C4">
              <w:t xml:space="preserve"> ЕМИАС</w:t>
            </w:r>
            <w:r w:rsidR="00195E9C">
              <w:t xml:space="preserve"> (он же ИШ ЕРЗ 2 ЕМИАС)</w:t>
            </w:r>
          </w:p>
        </w:tc>
      </w:tr>
      <w:tr w:rsidR="00475DC9" w:rsidRPr="007273C4" w14:paraId="3A0E0F33" w14:textId="77777777" w:rsidTr="00E9015A">
        <w:trPr>
          <w:trHeight w:val="227"/>
        </w:trPr>
        <w:tc>
          <w:tcPr>
            <w:tcW w:w="2246" w:type="dxa"/>
          </w:tcPr>
          <w:p w14:paraId="6E423B54" w14:textId="77777777" w:rsidR="00475DC9" w:rsidRPr="007273C4" w:rsidRDefault="00475DC9" w:rsidP="00E9015A">
            <w:r w:rsidRPr="007273C4">
              <w:t>МО</w:t>
            </w:r>
          </w:p>
        </w:tc>
        <w:tc>
          <w:tcPr>
            <w:tcW w:w="7325" w:type="dxa"/>
          </w:tcPr>
          <w:p w14:paraId="7DEAF6E1" w14:textId="77777777" w:rsidR="00475DC9" w:rsidRPr="007273C4" w:rsidRDefault="00475DC9" w:rsidP="00E9015A">
            <w:r w:rsidRPr="007273C4">
              <w:t>Медицинская организация</w:t>
            </w:r>
          </w:p>
        </w:tc>
      </w:tr>
      <w:tr w:rsidR="00475DC9" w:rsidRPr="007273C4" w14:paraId="20AD28F3" w14:textId="77777777" w:rsidTr="00E9015A">
        <w:trPr>
          <w:trHeight w:val="227"/>
        </w:trPr>
        <w:tc>
          <w:tcPr>
            <w:tcW w:w="2246" w:type="dxa"/>
          </w:tcPr>
          <w:p w14:paraId="4869DBF0" w14:textId="77777777" w:rsidR="00475DC9" w:rsidRPr="007273C4" w:rsidRDefault="00475DC9" w:rsidP="00E9015A">
            <w:r w:rsidRPr="007273C4">
              <w:t>СМО</w:t>
            </w:r>
          </w:p>
        </w:tc>
        <w:tc>
          <w:tcPr>
            <w:tcW w:w="7325" w:type="dxa"/>
          </w:tcPr>
          <w:p w14:paraId="202759CF" w14:textId="77777777" w:rsidR="00475DC9" w:rsidRPr="007273C4" w:rsidRDefault="00475DC9" w:rsidP="00E9015A">
            <w:r w:rsidRPr="007273C4">
              <w:t>Страховая медицинская организация</w:t>
            </w:r>
          </w:p>
        </w:tc>
      </w:tr>
    </w:tbl>
    <w:p w14:paraId="2E08C872" w14:textId="77777777" w:rsidR="00475DC9" w:rsidRPr="007273C4" w:rsidRDefault="00475DC9" w:rsidP="00475DC9"/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2396"/>
        <w:gridCol w:w="7883"/>
      </w:tblGrid>
      <w:tr w:rsidR="00475DC9" w:rsidRPr="007273C4" w14:paraId="1EEF4E41" w14:textId="77777777" w:rsidTr="00E9015A">
        <w:trPr>
          <w:trHeight w:val="227"/>
        </w:trPr>
        <w:tc>
          <w:tcPr>
            <w:tcW w:w="223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21FE92E9" w14:textId="77777777" w:rsidR="00475DC9" w:rsidRPr="007273C4" w:rsidRDefault="00475DC9" w:rsidP="00E9015A">
            <w:pPr>
              <w:pStyle w:val="ab"/>
            </w:pPr>
            <w:r w:rsidRPr="007273C4">
              <w:t>Термины</w:t>
            </w:r>
          </w:p>
        </w:tc>
        <w:tc>
          <w:tcPr>
            <w:tcW w:w="734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BFBFBF" w:themeFill="background1" w:themeFillShade="BF"/>
          </w:tcPr>
          <w:p w14:paraId="3E56B1C9" w14:textId="77777777" w:rsidR="00475DC9" w:rsidRPr="007273C4" w:rsidRDefault="00475DC9" w:rsidP="00E9015A">
            <w:pPr>
              <w:pStyle w:val="ab"/>
            </w:pPr>
            <w:r w:rsidRPr="007273C4">
              <w:t>Определения</w:t>
            </w:r>
          </w:p>
        </w:tc>
      </w:tr>
      <w:tr w:rsidR="00475DC9" w:rsidRPr="007273C4" w14:paraId="3AFB73D7" w14:textId="77777777" w:rsidTr="00E9015A">
        <w:trPr>
          <w:trHeight w:val="227"/>
        </w:trPr>
        <w:tc>
          <w:tcPr>
            <w:tcW w:w="2231" w:type="dxa"/>
            <w:shd w:val="clear" w:color="auto" w:fill="auto"/>
          </w:tcPr>
          <w:p w14:paraId="5D99CC1C" w14:textId="77777777" w:rsidR="00475DC9" w:rsidRPr="007273C4" w:rsidRDefault="00475DC9" w:rsidP="00E9015A">
            <w:r w:rsidRPr="007273C4">
              <w:t>Медицинская организация (МО)</w:t>
            </w:r>
          </w:p>
        </w:tc>
        <w:tc>
          <w:tcPr>
            <w:tcW w:w="7340" w:type="dxa"/>
            <w:shd w:val="clear" w:color="auto" w:fill="auto"/>
          </w:tcPr>
          <w:p w14:paraId="7038265C" w14:textId="77777777" w:rsidR="00475DC9" w:rsidRPr="007273C4" w:rsidRDefault="00475DC9" w:rsidP="00E9015A">
            <w:r w:rsidRPr="007273C4">
              <w:t>Государственное учреждение здравоохранения г. Москвы, оказывающее первичную медико-санитарную помощь и включенное в реестр медицинских организаций, осуществляющих деятельность в сфере ОМС.</w:t>
            </w:r>
          </w:p>
          <w:p w14:paraId="35248F9C" w14:textId="77777777" w:rsidR="00475DC9" w:rsidRPr="007273C4" w:rsidRDefault="00475DC9" w:rsidP="00E9015A">
            <w:r w:rsidRPr="007273C4">
              <w:t>В соответствии с организационной структурой оказания первичной медико-санитарной, в том числе специализированной, медицинской помощи выделяются два типа МО:</w:t>
            </w:r>
          </w:p>
          <w:p w14:paraId="56A614A2" w14:textId="77777777" w:rsidR="00475DC9" w:rsidRPr="007273C4" w:rsidRDefault="00475DC9" w:rsidP="00E9015A">
            <w:pPr>
              <w:numPr>
                <w:ilvl w:val="0"/>
                <w:numId w:val="10"/>
              </w:numPr>
              <w:spacing w:before="0" w:after="240" w:line="240" w:lineRule="atLeast"/>
              <w:ind w:left="888"/>
            </w:pPr>
            <w:r w:rsidRPr="007273C4">
              <w:t>Клинико-диагностический центр (КДЦ);</w:t>
            </w:r>
          </w:p>
          <w:p w14:paraId="3C727733" w14:textId="77777777" w:rsidR="00475DC9" w:rsidRPr="007273C4" w:rsidRDefault="00475DC9" w:rsidP="00E9015A">
            <w:pPr>
              <w:numPr>
                <w:ilvl w:val="0"/>
                <w:numId w:val="10"/>
              </w:numPr>
              <w:spacing w:before="0" w:after="240" w:line="240" w:lineRule="atLeast"/>
              <w:ind w:left="888"/>
            </w:pPr>
            <w:r w:rsidRPr="007273C4">
              <w:t>Городская поликлиника, подчинённая КДЦ (ГП, или филиал).</w:t>
            </w:r>
          </w:p>
          <w:p w14:paraId="0E53AC08" w14:textId="77777777" w:rsidR="00475DC9" w:rsidRPr="007273C4" w:rsidRDefault="00475DC9" w:rsidP="00E9015A">
            <w:r w:rsidRPr="007273C4">
              <w:t>КДЦ и подчинённые ему городские поликлиники образуют «куст». В контексте данного документа термин «МО» относится к КДЦ («кусту»). Далее по тексту также называется «головная МО».</w:t>
            </w:r>
          </w:p>
        </w:tc>
      </w:tr>
      <w:tr w:rsidR="00475DC9" w:rsidRPr="007273C4" w14:paraId="3A07C6CE" w14:textId="77777777" w:rsidTr="00E9015A">
        <w:trPr>
          <w:trHeight w:val="227"/>
        </w:trPr>
        <w:tc>
          <w:tcPr>
            <w:tcW w:w="2231" w:type="dxa"/>
            <w:shd w:val="clear" w:color="auto" w:fill="auto"/>
          </w:tcPr>
          <w:p w14:paraId="5B97DD24" w14:textId="77777777" w:rsidR="00475DC9" w:rsidRPr="007273C4" w:rsidRDefault="00475DC9" w:rsidP="00E9015A">
            <w:r w:rsidRPr="007273C4">
              <w:t>Прикрепление застрахованного лица к медицинской организации</w:t>
            </w:r>
          </w:p>
        </w:tc>
        <w:tc>
          <w:tcPr>
            <w:tcW w:w="7340" w:type="dxa"/>
            <w:shd w:val="clear" w:color="auto" w:fill="auto"/>
          </w:tcPr>
          <w:p w14:paraId="6C0B8657" w14:textId="77777777" w:rsidR="00475DC9" w:rsidRPr="007273C4" w:rsidRDefault="00475DC9" w:rsidP="00E9015A">
            <w:r w:rsidRPr="007273C4">
              <w:t xml:space="preserve">Соотнесение застрахованного лица к </w:t>
            </w:r>
            <w:proofErr w:type="gramStart"/>
            <w:r w:rsidRPr="007273C4">
              <w:t>определенной</w:t>
            </w:r>
            <w:proofErr w:type="gramEnd"/>
            <w:r w:rsidRPr="007273C4">
              <w:t xml:space="preserve"> МО. По требованиям МГФОМС прикрепление может быть установлено на двух альтернативных основаниях:</w:t>
            </w:r>
          </w:p>
          <w:p w14:paraId="112DB6C3" w14:textId="77777777" w:rsidR="00475DC9" w:rsidRPr="007273C4" w:rsidRDefault="00475DC9" w:rsidP="00E9015A">
            <w:r w:rsidRPr="007273C4">
              <w:t>- территориальное прикрепление – в соответствии с паспортами участков обслуживания городских поликлиник;</w:t>
            </w:r>
          </w:p>
          <w:p w14:paraId="21C913C2" w14:textId="77777777" w:rsidR="00475DC9" w:rsidRPr="007273C4" w:rsidRDefault="00475DC9" w:rsidP="00E9015A">
            <w:r w:rsidRPr="007273C4">
              <w:t>- фактическое прикрепление – по заявлению застрахованного, проживающего вне участка обслуживания городской поликлиники.</w:t>
            </w:r>
          </w:p>
        </w:tc>
      </w:tr>
      <w:tr w:rsidR="00475DC9" w:rsidRPr="007273C4" w14:paraId="4D254D7D" w14:textId="77777777" w:rsidTr="00E9015A">
        <w:trPr>
          <w:trHeight w:val="227"/>
        </w:trPr>
        <w:tc>
          <w:tcPr>
            <w:tcW w:w="2231" w:type="dxa"/>
            <w:shd w:val="clear" w:color="auto" w:fill="auto"/>
          </w:tcPr>
          <w:p w14:paraId="576291B2" w14:textId="77777777" w:rsidR="00475DC9" w:rsidRPr="007273C4" w:rsidRDefault="00475DC9" w:rsidP="00E9015A">
            <w:r w:rsidRPr="007273C4">
              <w:t xml:space="preserve">Информационная </w:t>
            </w:r>
            <w:r w:rsidRPr="007273C4">
              <w:lastRenderedPageBreak/>
              <w:t>посылка (ИП)</w:t>
            </w:r>
          </w:p>
        </w:tc>
        <w:tc>
          <w:tcPr>
            <w:tcW w:w="7340" w:type="dxa"/>
            <w:shd w:val="clear" w:color="auto" w:fill="auto"/>
          </w:tcPr>
          <w:p w14:paraId="7B7C30BA" w14:textId="77777777" w:rsidR="00475DC9" w:rsidRPr="007273C4" w:rsidRDefault="00475DC9" w:rsidP="00E9015A">
            <w:r w:rsidRPr="007273C4">
              <w:lastRenderedPageBreak/>
              <w:t xml:space="preserve">Набор файлов, сформированный в соответствии с протоколом обмена данными между </w:t>
            </w:r>
            <w:r w:rsidRPr="007273C4">
              <w:lastRenderedPageBreak/>
              <w:t>МО, СМО и МГ ФОМС, содержащий сведения об изменениях прикреплений застрахованных лиц.</w:t>
            </w:r>
          </w:p>
          <w:p w14:paraId="66665251" w14:textId="77777777" w:rsidR="00475DC9" w:rsidRPr="007273C4" w:rsidRDefault="00475DC9" w:rsidP="00E9015A">
            <w:r w:rsidRPr="007273C4">
              <w:t>В соответствии с регламентом информационного взаимодействия МО, СМО и МГ ФОМС информационная посылка формируется и отправляется отдельно для каждой СМО.</w:t>
            </w:r>
          </w:p>
          <w:p w14:paraId="7E70EC47" w14:textId="77777777" w:rsidR="00475DC9" w:rsidRPr="007273C4" w:rsidRDefault="00475DC9" w:rsidP="00E9015A">
            <w:r w:rsidRPr="007273C4">
              <w:t xml:space="preserve">Также к понятию «ИП» относится набор файлов, присылаемый из СМО в МО в качестве ответа на </w:t>
            </w:r>
            <w:proofErr w:type="gramStart"/>
            <w:r w:rsidRPr="007273C4">
              <w:t>отправляемую</w:t>
            </w:r>
            <w:proofErr w:type="gramEnd"/>
            <w:r w:rsidRPr="007273C4">
              <w:t xml:space="preserve"> из МО ИП. </w:t>
            </w:r>
            <w:proofErr w:type="gramStart"/>
            <w:r w:rsidRPr="007273C4">
              <w:t>Ответная</w:t>
            </w:r>
            <w:proofErr w:type="gramEnd"/>
            <w:r w:rsidRPr="007273C4">
              <w:t xml:space="preserve"> ИП содержит реестр ошибок прикреплений, выявленных при их актуализации в ЕРЗ МГФОМС.</w:t>
            </w:r>
          </w:p>
        </w:tc>
      </w:tr>
    </w:tbl>
    <w:p w14:paraId="2B1A8B41" w14:textId="77777777" w:rsidR="00475DC9" w:rsidRPr="007273C4" w:rsidRDefault="00475DC9" w:rsidP="00475DC9">
      <w:r w:rsidRPr="007273C4">
        <w:lastRenderedPageBreak/>
        <w:tab/>
      </w:r>
    </w:p>
    <w:p w14:paraId="345D0419" w14:textId="77777777" w:rsidR="00475DC9" w:rsidRPr="007273C4" w:rsidRDefault="00475DC9" w:rsidP="00475DC9">
      <w:pPr>
        <w:pStyle w:val="1"/>
      </w:pPr>
      <w:bookmarkStart w:id="392" w:name="_Toc369683543"/>
      <w:bookmarkStart w:id="393" w:name="_Ref399502871"/>
      <w:bookmarkStart w:id="394" w:name="_Ref399502930"/>
      <w:bookmarkStart w:id="395" w:name="_Ref399753979"/>
      <w:bookmarkStart w:id="396" w:name="_Ref412797520"/>
      <w:bookmarkStart w:id="397" w:name="_Toc454389834"/>
      <w:r w:rsidRPr="007273C4">
        <w:t>Введение</w:t>
      </w:r>
      <w:bookmarkEnd w:id="392"/>
      <w:bookmarkEnd w:id="393"/>
      <w:bookmarkEnd w:id="394"/>
      <w:bookmarkEnd w:id="395"/>
      <w:bookmarkEnd w:id="396"/>
      <w:bookmarkEnd w:id="397"/>
    </w:p>
    <w:p w14:paraId="6F72F17F" w14:textId="77777777" w:rsidR="00475DC9" w:rsidRPr="007273C4" w:rsidRDefault="00475DC9" w:rsidP="00475DC9">
      <w:pPr>
        <w:pStyle w:val="2"/>
      </w:pPr>
      <w:bookmarkStart w:id="398" w:name="_Toc369683544"/>
      <w:bookmarkStart w:id="399" w:name="_Toc454389835"/>
      <w:r w:rsidRPr="007273C4">
        <w:t>Назначение данного документа</w:t>
      </w:r>
      <w:bookmarkEnd w:id="398"/>
      <w:bookmarkEnd w:id="399"/>
    </w:p>
    <w:p w14:paraId="27A77ABE" w14:textId="77777777" w:rsidR="00475DC9" w:rsidRPr="007273C4" w:rsidRDefault="00475DC9" w:rsidP="00475DC9">
      <w:r w:rsidRPr="007273C4">
        <w:t>Настоящий документ определяет требования к выполнению обменом информационными посылками по изменениям в прикреплениях застрахованных лиц к медицинским организациям г. Москвы с целью выполнения периодической актуализации прикреплений в ЕРЗ МГФОМС, а также отображения результатов этой актуализации.</w:t>
      </w:r>
    </w:p>
    <w:p w14:paraId="5F1C8A30" w14:textId="77777777" w:rsidR="00475DC9" w:rsidRPr="007273C4" w:rsidRDefault="00475DC9" w:rsidP="00475DC9">
      <w:r w:rsidRPr="007273C4">
        <w:t>Документ содержит описание функциональных требований в виде сценариев использования АРМ. Также в документе приводятся спецификации элементов пользовательского интерфейса, с необходимыми пояснениями по функциям данных элементов.</w:t>
      </w:r>
    </w:p>
    <w:p w14:paraId="64EE31FF" w14:textId="77777777" w:rsidR="00475DC9" w:rsidRPr="007273C4" w:rsidRDefault="00475DC9" w:rsidP="00475DC9">
      <w:r w:rsidRPr="007273C4">
        <w:t>Документ предназначен для сотрудников проектной команды, а также для заказчиков проекта (внешних или внутренних).</w:t>
      </w:r>
    </w:p>
    <w:p w14:paraId="2100E652" w14:textId="77777777" w:rsidR="00475DC9" w:rsidRPr="007273C4" w:rsidRDefault="00475DC9" w:rsidP="00475DC9">
      <w:pPr>
        <w:pStyle w:val="1"/>
      </w:pPr>
      <w:bookmarkStart w:id="400" w:name="_Toc454389836"/>
      <w:r w:rsidRPr="007273C4">
        <w:t>Общие положения</w:t>
      </w:r>
      <w:bookmarkEnd w:id="400"/>
      <w:r w:rsidRPr="007273C4">
        <w:t xml:space="preserve"> </w:t>
      </w:r>
    </w:p>
    <w:p w14:paraId="3A9093BB" w14:textId="77777777" w:rsidR="00475DC9" w:rsidRPr="007273C4" w:rsidRDefault="00475DC9" w:rsidP="00475DC9">
      <w:pPr>
        <w:pStyle w:val="2"/>
      </w:pPr>
      <w:bookmarkStart w:id="401" w:name="_Ref379271743"/>
      <w:bookmarkStart w:id="402" w:name="_Toc454389837"/>
      <w:r w:rsidRPr="007273C4">
        <w:t>Пользователи и роли</w:t>
      </w:r>
      <w:bookmarkEnd w:id="401"/>
      <w:bookmarkEnd w:id="402"/>
    </w:p>
    <w:p w14:paraId="578052C3" w14:textId="7A286711" w:rsidR="00475DC9" w:rsidRPr="007273C4" w:rsidRDefault="00475DC9" w:rsidP="00475DC9">
      <w:r w:rsidRPr="007273C4">
        <w:t xml:space="preserve">АРМ прикреплений является одним из рабочих мест оператора МО и является средством автоматизации актуализации прикреплений в ЕРЗ МГФОМС на основе заявлений на прикрепления, зарегистрированных в </w:t>
      </w:r>
      <w:r w:rsidR="00195E9C">
        <w:t>ИШ ЕРЗ</w:t>
      </w:r>
      <w:r w:rsidRPr="007273C4">
        <w:t xml:space="preserve"> в течение отчетного периода.</w:t>
      </w:r>
    </w:p>
    <w:p w14:paraId="70F3D6E8" w14:textId="77777777" w:rsidR="00475DC9" w:rsidRPr="007273C4" w:rsidRDefault="00475DC9" w:rsidP="00475DC9">
      <w:r w:rsidRPr="007273C4">
        <w:t xml:space="preserve">В системном АРМ Администратора при </w:t>
      </w:r>
      <w:proofErr w:type="spellStart"/>
      <w:r w:rsidRPr="007273C4">
        <w:t>сосздании</w:t>
      </w:r>
      <w:proofErr w:type="spellEnd"/>
      <w:r w:rsidRPr="007273C4">
        <w:t xml:space="preserve"> новой роли для пользователя должен выбираться пункт «Актуализация прикреплений».</w:t>
      </w:r>
    </w:p>
    <w:p w14:paraId="55887AD7" w14:textId="77777777" w:rsidR="00475DC9" w:rsidRPr="007273C4" w:rsidRDefault="00475DC9" w:rsidP="00475DC9">
      <w:pPr>
        <w:pStyle w:val="2"/>
      </w:pPr>
      <w:bookmarkStart w:id="403" w:name="_Ref379271350"/>
      <w:bookmarkStart w:id="404" w:name="_Ref399502840"/>
      <w:bookmarkStart w:id="405" w:name="_Ref399502845"/>
      <w:bookmarkStart w:id="406" w:name="_Ref399502850"/>
      <w:bookmarkStart w:id="407" w:name="_Toc454389838"/>
      <w:r w:rsidRPr="007273C4">
        <w:t>Функциональные требования к АРМ</w:t>
      </w:r>
      <w:bookmarkEnd w:id="403"/>
      <w:bookmarkEnd w:id="404"/>
      <w:bookmarkEnd w:id="405"/>
      <w:bookmarkEnd w:id="406"/>
      <w:r w:rsidRPr="007273C4">
        <w:t xml:space="preserve"> </w:t>
      </w:r>
      <w:proofErr w:type="spellStart"/>
      <w:r w:rsidRPr="007273C4">
        <w:t>прикрпелений</w:t>
      </w:r>
      <w:bookmarkEnd w:id="407"/>
      <w:proofErr w:type="spellEnd"/>
    </w:p>
    <w:p w14:paraId="6FDD6DFB" w14:textId="20F9B3C0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bookmarkStart w:id="408" w:name="_Ref377726378"/>
      <w:r w:rsidRPr="007273C4">
        <w:t>АРМ должен обеспечивать оператору возможность авторизации с соответствующей (</w:t>
      </w:r>
      <w:proofErr w:type="spellStart"/>
      <w:r w:rsidRPr="007273C4">
        <w:t>преднастроенной</w:t>
      </w:r>
      <w:proofErr w:type="spellEnd"/>
      <w:r w:rsidRPr="007273C4">
        <w:t xml:space="preserve">) ролью (см. п. </w:t>
      </w:r>
      <w:r w:rsidRPr="007273C4">
        <w:fldChar w:fldCharType="begin"/>
      </w:r>
      <w:r w:rsidRPr="007273C4">
        <w:instrText xml:space="preserve"> REF _Ref379271743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2.1</w:t>
      </w:r>
      <w:r w:rsidRPr="007273C4">
        <w:fldChar w:fldCharType="end"/>
      </w:r>
      <w:r w:rsidRPr="007273C4">
        <w:t>).</w:t>
      </w:r>
      <w:bookmarkEnd w:id="408"/>
    </w:p>
    <w:p w14:paraId="1CD13B42" w14:textId="77777777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bookmarkStart w:id="409" w:name="_Ref377726668"/>
      <w:proofErr w:type="gramStart"/>
      <w:r w:rsidRPr="007273C4">
        <w:t>АРМ должен обеспечивать оператору возможность выбора МО, в контексте которой должны выполняться все операции с данными, вводимыми в конкретной МО.</w:t>
      </w:r>
      <w:proofErr w:type="gramEnd"/>
      <w:r w:rsidRPr="007273C4">
        <w:t xml:space="preserve"> Данные, введенные в контексте одной МО не доступны пользователям другой МО для чтения. Выбор МО должен ограничиваться настройками ролевого доступа пользователя в СПУ (см. </w:t>
      </w:r>
      <w:r w:rsidRPr="007273C4">
        <w:fldChar w:fldCharType="begin"/>
      </w:r>
      <w:r w:rsidRPr="007273C4">
        <w:instrText xml:space="preserve"> REF _Ref377726378 \r \h  \* MERGEFORMAT </w:instrText>
      </w:r>
      <w:r w:rsidRPr="007273C4">
        <w:fldChar w:fldCharType="separate"/>
      </w:r>
      <w:r w:rsidR="00887A96">
        <w:t>FR1</w:t>
      </w:r>
      <w:r w:rsidRPr="007273C4">
        <w:fldChar w:fldCharType="end"/>
      </w:r>
      <w:r w:rsidRPr="007273C4">
        <w:t>)</w:t>
      </w:r>
      <w:bookmarkEnd w:id="409"/>
      <w:r w:rsidRPr="007273C4">
        <w:t>.</w:t>
      </w:r>
    </w:p>
    <w:p w14:paraId="21DB1D3C" w14:textId="5344CD51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bookmarkStart w:id="410" w:name="_Ref379277292"/>
      <w:r w:rsidRPr="007273C4">
        <w:t xml:space="preserve">АРМ должен обеспечивать </w:t>
      </w:r>
      <w:bookmarkEnd w:id="410"/>
      <w:r w:rsidRPr="007273C4">
        <w:t xml:space="preserve">возможность запроса и получения ответа из </w:t>
      </w:r>
      <w:r w:rsidR="00195E9C">
        <w:t>ИШ ЕРЗ</w:t>
      </w:r>
      <w:r w:rsidRPr="007273C4">
        <w:t xml:space="preserve"> сведений об изменениях в прикреплениях </w:t>
      </w:r>
      <w:proofErr w:type="gramStart"/>
      <w:r w:rsidRPr="007273C4">
        <w:t>текущей</w:t>
      </w:r>
      <w:proofErr w:type="gramEnd"/>
      <w:r w:rsidRPr="007273C4">
        <w:t xml:space="preserve"> МО;</w:t>
      </w:r>
    </w:p>
    <w:p w14:paraId="6DFD3A7F" w14:textId="77777777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bookmarkStart w:id="411" w:name="_Ref379289605"/>
      <w:r w:rsidRPr="007273C4">
        <w:t xml:space="preserve">АРМ должен обеспечивать формирование и отправку ИП с данными по изменениям в прикреплениях </w:t>
      </w:r>
      <w:proofErr w:type="gramStart"/>
      <w:r w:rsidRPr="007273C4">
        <w:t>текущей</w:t>
      </w:r>
      <w:proofErr w:type="gramEnd"/>
      <w:r w:rsidRPr="007273C4">
        <w:t xml:space="preserve"> МО в СМО;</w:t>
      </w:r>
    </w:p>
    <w:p w14:paraId="26BA00B7" w14:textId="77777777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r w:rsidRPr="007273C4">
        <w:t>АРМ должен обеспечивать приём и загрузку ответных ИП из СМО;</w:t>
      </w:r>
    </w:p>
    <w:p w14:paraId="48BA3995" w14:textId="77777777" w:rsidR="00475DC9" w:rsidRPr="007273C4" w:rsidRDefault="00475DC9" w:rsidP="00475DC9">
      <w:pPr>
        <w:pStyle w:val="a0"/>
        <w:numPr>
          <w:ilvl w:val="1"/>
          <w:numId w:val="7"/>
        </w:numPr>
        <w:spacing w:before="0" w:after="0" w:line="300" w:lineRule="auto"/>
      </w:pPr>
      <w:r w:rsidRPr="007273C4">
        <w:lastRenderedPageBreak/>
        <w:t>АРМ должен обеспечивать визуализацию ошибок выявленных в прикреплениях, на основании ответов из СМО.</w:t>
      </w:r>
    </w:p>
    <w:p w14:paraId="2B3FDF73" w14:textId="77777777" w:rsidR="00475DC9" w:rsidRPr="007273C4" w:rsidRDefault="00475DC9" w:rsidP="00475DC9">
      <w:pPr>
        <w:pStyle w:val="2"/>
      </w:pPr>
      <w:bookmarkStart w:id="412" w:name="_Toc454389839"/>
      <w:bookmarkEnd w:id="411"/>
      <w:r w:rsidRPr="007273C4">
        <w:t>Принятые допущения</w:t>
      </w:r>
      <w:bookmarkEnd w:id="412"/>
    </w:p>
    <w:p w14:paraId="4C6BFBD8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>АРМ прикреплений реализуется в рамках АРМ «ОМС СПУ ЕМИАС» в виде закладки «Прикрепления». Также часть функционала появляется в закладке «Информационный обмен».</w:t>
      </w:r>
    </w:p>
    <w:p w14:paraId="65A968BB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>Пользователь выбирает медицинскую организацию в начале сессии, вся дальнейшая работа ведется в контексте выбранной МО. При этом АРМ прикреплений должен быть доступен для работы только сотрудникам головной МО куста (регулируется административно, ограничивается настройкой прав доступа в АРМ администрирования).</w:t>
      </w:r>
    </w:p>
    <w:p w14:paraId="2F23B0EA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>Актуализация прикреплений выполняется только для застрахованных лиц в пределах куста филиалов МО, который был выбран пользователем.</w:t>
      </w:r>
    </w:p>
    <w:p w14:paraId="0746D8D4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 xml:space="preserve">Актуализация прикреплений выполняется только для лиц, застрахованных в г. Москва по </w:t>
      </w:r>
      <w:proofErr w:type="spellStart"/>
      <w:proofErr w:type="gramStart"/>
      <w:r w:rsidRPr="007273C4">
        <w:t>по</w:t>
      </w:r>
      <w:proofErr w:type="spellEnd"/>
      <w:proofErr w:type="gramEnd"/>
      <w:r w:rsidRPr="007273C4">
        <w:t xml:space="preserve"> заявлению (в соответствии с регламентом МГФОМС). В эту категорию могут попадать иногородние граждане, но они должны иметь временную регистрацию в г. Москве и иметь полис московской территории страхования.</w:t>
      </w:r>
    </w:p>
    <w:p w14:paraId="43F8EBFF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 xml:space="preserve">Рассматриваются только «базовые» </w:t>
      </w:r>
      <w:proofErr w:type="spellStart"/>
      <w:r w:rsidRPr="007273C4">
        <w:t>приклрепления</w:t>
      </w:r>
      <w:proofErr w:type="spellEnd"/>
      <w:r w:rsidRPr="007273C4">
        <w:t xml:space="preserve"> застрахованных. Категория «базовых» прикреплений соответствует терминологии, используемой в ЕМИАС.</w:t>
      </w:r>
    </w:p>
    <w:p w14:paraId="3F826B35" w14:textId="4A9503AA" w:rsidR="00475DC9" w:rsidRPr="007273C4" w:rsidRDefault="00475DC9" w:rsidP="00475DC9">
      <w:pPr>
        <w:numPr>
          <w:ilvl w:val="0"/>
          <w:numId w:val="4"/>
        </w:numPr>
      </w:pPr>
      <w:r w:rsidRPr="007273C4">
        <w:t xml:space="preserve">Если из </w:t>
      </w:r>
      <w:r w:rsidR="00195E9C">
        <w:t>ИШ ЕРЗ</w:t>
      </w:r>
      <w:r w:rsidRPr="007273C4">
        <w:t xml:space="preserve"> приходит информация о нескольких изменениях в прикреплении одного и того же лица, то для формирования ИП используется одно из них – актуальное на момент окончания отчетного периода, и учитываемое в статистике для </w:t>
      </w:r>
      <w:proofErr w:type="spellStart"/>
      <w:r w:rsidRPr="007273C4">
        <w:t>подушевого</w:t>
      </w:r>
      <w:proofErr w:type="spellEnd"/>
      <w:r w:rsidRPr="007273C4">
        <w:t xml:space="preserve"> финансирования на момент 1-го числа последующего месяца.</w:t>
      </w:r>
    </w:p>
    <w:p w14:paraId="0957945E" w14:textId="77777777" w:rsidR="00475DC9" w:rsidRPr="007273C4" w:rsidRDefault="00475DC9" w:rsidP="00475DC9">
      <w:pPr>
        <w:numPr>
          <w:ilvl w:val="0"/>
          <w:numId w:val="4"/>
        </w:numPr>
      </w:pPr>
      <w:r w:rsidRPr="007273C4">
        <w:t xml:space="preserve">В соответствии с регламентом о ведении прикреплений МГФОМС от 19.08.2014 в ИП включаются только новые прикрепления </w:t>
      </w:r>
      <w:proofErr w:type="spellStart"/>
      <w:r w:rsidRPr="007273C4">
        <w:t>вотчетном</w:t>
      </w:r>
      <w:proofErr w:type="spellEnd"/>
      <w:r w:rsidRPr="007273C4">
        <w:t xml:space="preserve"> периоде. Открепления не включаются.</w:t>
      </w:r>
    </w:p>
    <w:p w14:paraId="7FE391E4" w14:textId="77777777" w:rsidR="00475DC9" w:rsidRPr="007273C4" w:rsidRDefault="00475DC9" w:rsidP="00475DC9"/>
    <w:p w14:paraId="5860DD6D" w14:textId="77777777" w:rsidR="00475DC9" w:rsidRPr="007273C4" w:rsidRDefault="00475DC9" w:rsidP="00475DC9">
      <w:pPr>
        <w:pStyle w:val="2"/>
      </w:pPr>
      <w:bookmarkStart w:id="413" w:name="_Ref440455976"/>
      <w:bookmarkStart w:id="414" w:name="_Ref440455981"/>
      <w:bookmarkStart w:id="415" w:name="_Ref440541381"/>
      <w:bookmarkStart w:id="416" w:name="_Ref440542691"/>
      <w:bookmarkStart w:id="417" w:name="_Ref440543184"/>
      <w:bookmarkStart w:id="418" w:name="_Toc454389840"/>
      <w:r w:rsidRPr="007273C4">
        <w:t>Общий сценарий использования АРМ</w:t>
      </w:r>
      <w:bookmarkEnd w:id="413"/>
      <w:bookmarkEnd w:id="414"/>
      <w:bookmarkEnd w:id="415"/>
      <w:bookmarkEnd w:id="416"/>
      <w:bookmarkEnd w:id="417"/>
      <w:bookmarkEnd w:id="418"/>
    </w:p>
    <w:p w14:paraId="4EC8B06C" w14:textId="66B8CC5E" w:rsidR="00A943F3" w:rsidRDefault="003F3115" w:rsidP="00195E9C">
      <w:pPr>
        <w:rPr>
          <w:b/>
        </w:rPr>
      </w:pPr>
      <w:r>
        <w:object w:dxaOrig="8844" w:dyaOrig="4347" w14:anchorId="74B1DE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217.5pt" o:ole="">
            <v:imagedata r:id="rId27" o:title=""/>
          </v:shape>
          <o:OLEObject Type="Embed" ProgID="Visio.Drawing.11" ShapeID="_x0000_i1025" DrawAspect="Content" ObjectID="_1528133434" r:id="rId28"/>
        </w:object>
      </w:r>
    </w:p>
    <w:p w14:paraId="171B7358" w14:textId="77777777" w:rsidR="00475DC9" w:rsidRPr="007273C4" w:rsidRDefault="00475DC9" w:rsidP="00475DC9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>: «Общий сценарий».</w:t>
      </w:r>
    </w:p>
    <w:p w14:paraId="032CAC40" w14:textId="77777777" w:rsidR="00475DC9" w:rsidRPr="007273C4" w:rsidRDefault="00475DC9" w:rsidP="00475DC9">
      <w:r w:rsidRPr="007273C4">
        <w:rPr>
          <w:b/>
        </w:rPr>
        <w:t>Основное действующее лицо (инициатор):</w:t>
      </w:r>
      <w:r w:rsidRPr="007273C4">
        <w:t xml:space="preserve"> Оператор.</w:t>
      </w:r>
    </w:p>
    <w:p w14:paraId="63D8C7FF" w14:textId="1E695DEF" w:rsidR="00475DC9" w:rsidRPr="007273C4" w:rsidRDefault="00475DC9" w:rsidP="00475DC9">
      <w:r w:rsidRPr="007273C4">
        <w:rPr>
          <w:b/>
        </w:rPr>
        <w:lastRenderedPageBreak/>
        <w:t>Цель:</w:t>
      </w:r>
      <w:r w:rsidRPr="007273C4">
        <w:t xml:space="preserve"> </w:t>
      </w:r>
      <w:r w:rsidR="00CB7FF0">
        <w:t>Организовать информационный обмен со страховыми организациями в части сведений о прикреплениях пациентов к МО. Для этого отправить информационную посылку</w:t>
      </w:r>
      <w:r w:rsidRPr="007273C4">
        <w:t xml:space="preserve"> в ЕРЗ МГФОМС</w:t>
      </w:r>
      <w:r w:rsidR="00CB7FF0">
        <w:t>, сформированную</w:t>
      </w:r>
      <w:r w:rsidRPr="007273C4">
        <w:t xml:space="preserve"> на основе заявлений на прикрепления к МО</w:t>
      </w:r>
      <w:r w:rsidR="00CB7FF0">
        <w:t>, и просмотреть ответное сообщение с ошибками в данных</w:t>
      </w:r>
      <w:r w:rsidRPr="007273C4">
        <w:t>.</w:t>
      </w:r>
    </w:p>
    <w:p w14:paraId="0E7D7D0D" w14:textId="1C20BF2E" w:rsidR="00475DC9" w:rsidRPr="007273C4" w:rsidRDefault="00475DC9" w:rsidP="00475DC9">
      <w:r w:rsidRPr="007273C4">
        <w:rPr>
          <w:b/>
        </w:rPr>
        <w:t>Предусловия:</w:t>
      </w:r>
      <w:r w:rsidRPr="007273C4">
        <w:t xml:space="preserve"> В </w:t>
      </w:r>
      <w:r w:rsidR="00195E9C">
        <w:t>ИШ ЕРЗ</w:t>
      </w:r>
      <w:r w:rsidRPr="007273C4">
        <w:t xml:space="preserve"> в течение отчетного периода велась регистрация </w:t>
      </w:r>
      <w:r w:rsidR="00D6788D">
        <w:t xml:space="preserve">новых </w:t>
      </w:r>
      <w:r w:rsidRPr="007273C4">
        <w:t xml:space="preserve">прикреплений </w:t>
      </w:r>
      <w:r w:rsidR="00D6788D">
        <w:t>пациентов</w:t>
      </w:r>
      <w:r w:rsidRPr="007273C4">
        <w:t>.</w:t>
      </w:r>
    </w:p>
    <w:p w14:paraId="7F33060E" w14:textId="17C01521" w:rsidR="00475DC9" w:rsidRPr="007273C4" w:rsidRDefault="00475DC9" w:rsidP="00475DC9">
      <w:r w:rsidRPr="007273C4">
        <w:rPr>
          <w:b/>
        </w:rPr>
        <w:t>Инициирующее событие:</w:t>
      </w:r>
      <w:r w:rsidR="009F30DC">
        <w:t xml:space="preserve"> Наступление 20</w:t>
      </w:r>
      <w:r w:rsidRPr="007273C4">
        <w:t xml:space="preserve"> числа текущего месяца.</w:t>
      </w:r>
    </w:p>
    <w:p w14:paraId="637C38FA" w14:textId="77777777" w:rsidR="00475DC9" w:rsidRPr="007273C4" w:rsidRDefault="00475DC9" w:rsidP="00475DC9">
      <w:pPr>
        <w:rPr>
          <w:b/>
        </w:rPr>
      </w:pPr>
      <w:r w:rsidRPr="007273C4">
        <w:rPr>
          <w:b/>
        </w:rPr>
        <w:t>Основной сценарий:</w:t>
      </w:r>
    </w:p>
    <w:p w14:paraId="2FA2AC42" w14:textId="02AE48DE" w:rsidR="00475DC9" w:rsidRPr="007273C4" w:rsidRDefault="00475DC9" w:rsidP="00475DC9">
      <w:pPr>
        <w:pStyle w:val="a0"/>
        <w:numPr>
          <w:ilvl w:val="0"/>
          <w:numId w:val="12"/>
        </w:numPr>
        <w:tabs>
          <w:tab w:val="left" w:pos="993"/>
        </w:tabs>
        <w:spacing w:before="0" w:after="200"/>
        <w:jc w:val="left"/>
      </w:pPr>
      <w:r w:rsidRPr="007273C4">
        <w:t>Оператор</w:t>
      </w:r>
      <w:r w:rsidR="00C8560D">
        <w:t xml:space="preserve"> </w:t>
      </w:r>
      <w:r w:rsidR="00221B3C">
        <w:t xml:space="preserve">переходит в экран «Прикрепления» (см. </w:t>
      </w:r>
      <w:r w:rsidR="00221B3C">
        <w:fldChar w:fldCharType="begin"/>
      </w:r>
      <w:r w:rsidR="00221B3C">
        <w:instrText xml:space="preserve"> REF _Ref399753899 \r \h </w:instrText>
      </w:r>
      <w:r w:rsidR="00221B3C">
        <w:fldChar w:fldCharType="separate"/>
      </w:r>
      <w:r w:rsidR="00221B3C">
        <w:t>3.1.1</w:t>
      </w:r>
      <w:r w:rsidR="00221B3C">
        <w:fldChar w:fldCharType="end"/>
      </w:r>
      <w:r w:rsidR="00221B3C">
        <w:t xml:space="preserve">) и </w:t>
      </w:r>
      <w:proofErr w:type="spellStart"/>
      <w:r w:rsidR="00C8560D">
        <w:t>просмотривает</w:t>
      </w:r>
      <w:proofErr w:type="spellEnd"/>
      <w:r w:rsidR="00C8560D">
        <w:t xml:space="preserve"> данные из</w:t>
      </w:r>
      <w:r w:rsidRPr="007273C4">
        <w:t xml:space="preserve"> </w:t>
      </w:r>
      <w:r w:rsidR="00195E9C">
        <w:t>ИШ ЕРЗ</w:t>
      </w:r>
      <w:r w:rsidR="00C8560D">
        <w:t>.</w:t>
      </w:r>
      <w:r w:rsidRPr="007273C4">
        <w:t xml:space="preserve"> </w:t>
      </w:r>
      <w:r w:rsidR="00221B3C">
        <w:t>Система обеспечивает вывод данных и навигацию.</w:t>
      </w:r>
    </w:p>
    <w:p w14:paraId="0EB726DD" w14:textId="74F59777" w:rsidR="00475DC9" w:rsidRDefault="00475DC9" w:rsidP="00475DC9">
      <w:pPr>
        <w:pStyle w:val="a0"/>
        <w:numPr>
          <w:ilvl w:val="0"/>
          <w:numId w:val="12"/>
        </w:numPr>
        <w:tabs>
          <w:tab w:val="left" w:pos="993"/>
        </w:tabs>
        <w:spacing w:before="0" w:after="200"/>
        <w:jc w:val="left"/>
      </w:pPr>
      <w:r w:rsidRPr="007273C4">
        <w:t xml:space="preserve">Оператор </w:t>
      </w:r>
      <w:r w:rsidR="00346235">
        <w:t>инициирует, а Система выполняет формирование</w:t>
      </w:r>
      <w:r w:rsidRPr="007273C4">
        <w:t xml:space="preserve"> </w:t>
      </w:r>
      <w:r w:rsidR="00346235">
        <w:t>и</w:t>
      </w:r>
      <w:r w:rsidR="00346235" w:rsidRPr="007273C4">
        <w:t xml:space="preserve"> </w:t>
      </w:r>
      <w:r w:rsidR="00346235">
        <w:t>отправку</w:t>
      </w:r>
      <w:r w:rsidR="00346235" w:rsidRPr="007273C4">
        <w:t xml:space="preserve"> ИП с реестр</w:t>
      </w:r>
      <w:r w:rsidR="00346235">
        <w:t>о</w:t>
      </w:r>
      <w:r w:rsidR="00346235" w:rsidRPr="007273C4">
        <w:t xml:space="preserve">м новых прикреплений в СМО </w:t>
      </w:r>
      <w:r w:rsidRPr="007273C4">
        <w:t>(</w:t>
      </w:r>
      <w:r w:rsidRPr="007273C4">
        <w:fldChar w:fldCharType="begin"/>
      </w:r>
      <w:r w:rsidRPr="007273C4">
        <w:instrText xml:space="preserve"> REF _Ref399859957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 w:rsidRPr="007273C4">
        <w:rPr>
          <w:lang w:val="en-US"/>
        </w:rPr>
        <w:t>UC</w:t>
      </w:r>
      <w:r w:rsidR="00887A96" w:rsidRPr="007273C4">
        <w:t xml:space="preserve"> «Сформировать и отправить ИП»</w:t>
      </w:r>
      <w:r w:rsidRPr="007273C4">
        <w:fldChar w:fldCharType="end"/>
      </w:r>
      <w:r w:rsidRPr="007273C4">
        <w:t>).</w:t>
      </w:r>
      <w:r w:rsidR="00953757">
        <w:t xml:space="preserve"> </w:t>
      </w:r>
    </w:p>
    <w:p w14:paraId="3B4C7332" w14:textId="6AAF5FFA" w:rsidR="002F15DA" w:rsidRPr="007273C4" w:rsidRDefault="002F15DA" w:rsidP="00475DC9">
      <w:pPr>
        <w:pStyle w:val="a0"/>
        <w:numPr>
          <w:ilvl w:val="0"/>
          <w:numId w:val="12"/>
        </w:numPr>
        <w:tabs>
          <w:tab w:val="left" w:pos="993"/>
        </w:tabs>
        <w:spacing w:before="0" w:after="200"/>
        <w:jc w:val="left"/>
      </w:pPr>
      <w:r>
        <w:t>СМО получает ИП, проверяет структуру</w:t>
      </w:r>
      <w:r w:rsidR="00216303">
        <w:t xml:space="preserve"> ИП</w:t>
      </w:r>
      <w:r>
        <w:t xml:space="preserve">, </w:t>
      </w:r>
      <w:proofErr w:type="spellStart"/>
      <w:r>
        <w:t>провряет</w:t>
      </w:r>
      <w:proofErr w:type="spellEnd"/>
      <w:r>
        <w:t xml:space="preserve"> содержимое</w:t>
      </w:r>
      <w:r w:rsidR="00216303">
        <w:t xml:space="preserve"> ИП</w:t>
      </w:r>
      <w:r>
        <w:t xml:space="preserve"> и высылает ответную ИП.</w:t>
      </w:r>
      <w:r w:rsidR="00254608">
        <w:t xml:space="preserve"> Может </w:t>
      </w:r>
      <w:proofErr w:type="gramStart"/>
      <w:r w:rsidR="00254608">
        <w:t>быть</w:t>
      </w:r>
      <w:proofErr w:type="gramEnd"/>
      <w:r w:rsidR="00254608">
        <w:t xml:space="preserve"> несколько ответн</w:t>
      </w:r>
      <w:r w:rsidR="00C309A6">
        <w:t>ых ИП на одну входящую в СМО ИП</w:t>
      </w:r>
      <w:r w:rsidR="00C1336F">
        <w:t xml:space="preserve">. </w:t>
      </w:r>
      <w:r w:rsidR="00AF4BA9">
        <w:t>Шаги 1</w:t>
      </w:r>
      <w:r w:rsidR="00C1336F">
        <w:t>-3</w:t>
      </w:r>
      <w:r w:rsidR="00AF4BA9">
        <w:t xml:space="preserve"> или 2-3</w:t>
      </w:r>
      <w:r w:rsidR="00C1336F">
        <w:t xml:space="preserve"> могут быть повторены несколько раз.</w:t>
      </w:r>
    </w:p>
    <w:p w14:paraId="791CF61C" w14:textId="03266B8F" w:rsidR="00A943F3" w:rsidRDefault="00475DC9" w:rsidP="00A943F3">
      <w:pPr>
        <w:pStyle w:val="a0"/>
        <w:numPr>
          <w:ilvl w:val="0"/>
          <w:numId w:val="12"/>
        </w:numPr>
        <w:tabs>
          <w:tab w:val="left" w:pos="993"/>
        </w:tabs>
        <w:spacing w:before="0" w:after="200"/>
        <w:jc w:val="left"/>
      </w:pPr>
      <w:r w:rsidRPr="007273C4">
        <w:t xml:space="preserve">2-го числа следующего месяца Оператор проверяет наличие </w:t>
      </w:r>
      <w:proofErr w:type="gramStart"/>
      <w:r w:rsidRPr="007273C4">
        <w:t>ответных</w:t>
      </w:r>
      <w:proofErr w:type="gramEnd"/>
      <w:r w:rsidRPr="007273C4">
        <w:t xml:space="preserve"> ИП в системе. </w:t>
      </w:r>
      <w:r w:rsidR="00995CFE">
        <w:t xml:space="preserve">Ответная ИП получена, и </w:t>
      </w:r>
      <w:r w:rsidRPr="007273C4">
        <w:t>Оператор просматривает реестр ошибок/сообщений (</w:t>
      </w:r>
      <w:r w:rsidRPr="007273C4">
        <w:fldChar w:fldCharType="begin"/>
      </w:r>
      <w:r w:rsidRPr="007273C4">
        <w:instrText xml:space="preserve"> REF _Ref399860555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 w:rsidRPr="007273C4">
        <w:rPr>
          <w:lang w:val="en-US"/>
        </w:rPr>
        <w:t>UC</w:t>
      </w:r>
      <w:r w:rsidR="00887A96" w:rsidRPr="007273C4">
        <w:t xml:space="preserve"> «Просмотр ошибок прикреплений»</w:t>
      </w:r>
      <w:r w:rsidRPr="007273C4">
        <w:fldChar w:fldCharType="end"/>
      </w:r>
      <w:r w:rsidR="00A943F3">
        <w:t>).</w:t>
      </w:r>
    </w:p>
    <w:p w14:paraId="63ECA244" w14:textId="28BA3994" w:rsidR="005D0B8A" w:rsidRDefault="00C309A6" w:rsidP="00C309A6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360"/>
        <w:jc w:val="left"/>
      </w:pPr>
      <w:r>
        <w:t>Сценарий</w:t>
      </w:r>
      <w:r w:rsidR="005D0B8A">
        <w:t xml:space="preserve"> повторя</w:t>
      </w:r>
      <w:r>
        <w:t>е</w:t>
      </w:r>
      <w:r w:rsidR="005D0B8A">
        <w:t>тся для каждой СМО из таблицы экрана «</w:t>
      </w:r>
      <w:proofErr w:type="spellStart"/>
      <w:r w:rsidR="00893FC9">
        <w:t>Прикрепления</w:t>
      </w:r>
      <w:r w:rsidR="005D0B8A">
        <w:t>»</w:t>
      </w:r>
      <w:proofErr w:type="gramStart"/>
      <w:r w:rsidR="00C13884">
        <w:t>.Д</w:t>
      </w:r>
      <w:proofErr w:type="gramEnd"/>
      <w:r w:rsidR="00C13884">
        <w:t>ля</w:t>
      </w:r>
      <w:proofErr w:type="spellEnd"/>
      <w:r>
        <w:t xml:space="preserve"> СМО «Неизвестно»</w:t>
      </w:r>
      <w:r w:rsidR="00C13884">
        <w:t xml:space="preserve"> можно выполнить только </w:t>
      </w:r>
      <w:r w:rsidR="00376267">
        <w:t>формирование</w:t>
      </w:r>
      <w:r w:rsidR="00C13884">
        <w:t xml:space="preserve"> и просмотр</w:t>
      </w:r>
      <w:r w:rsidR="00F6655F">
        <w:t xml:space="preserve"> </w:t>
      </w:r>
      <w:r w:rsidR="00376267">
        <w:t xml:space="preserve">списка </w:t>
      </w:r>
      <w:r w:rsidR="00F6655F">
        <w:t xml:space="preserve">пациентов без прикрепления (см. раздел </w:t>
      </w:r>
      <w:r w:rsidR="00F6655F">
        <w:fldChar w:fldCharType="begin"/>
      </w:r>
      <w:r w:rsidR="00F6655F">
        <w:instrText xml:space="preserve"> REF _Ref431555332 \r \h </w:instrText>
      </w:r>
      <w:r w:rsidR="00F6655F">
        <w:fldChar w:fldCharType="separate"/>
      </w:r>
      <w:r w:rsidR="00F6655F">
        <w:t>12</w:t>
      </w:r>
      <w:r w:rsidR="00F6655F">
        <w:fldChar w:fldCharType="end"/>
      </w:r>
      <w:r w:rsidR="00F6655F">
        <w:t>)</w:t>
      </w:r>
      <w:r w:rsidR="005D0B8A">
        <w:t>.</w:t>
      </w:r>
      <w:r w:rsidR="00376267">
        <w:t xml:space="preserve"> Формирование списка таких пациентов выполняется </w:t>
      </w:r>
      <w:r w:rsidR="00012C03">
        <w:t>при выполнении шагов</w:t>
      </w:r>
      <w:r w:rsidR="00376267">
        <w:t xml:space="preserve"> 1а и 1б.</w:t>
      </w:r>
    </w:p>
    <w:p w14:paraId="7E168797" w14:textId="77777777" w:rsidR="00A943F3" w:rsidRDefault="00A943F3" w:rsidP="00A943F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/>
        <w:jc w:val="left"/>
      </w:pPr>
    </w:p>
    <w:p w14:paraId="09D8C0F9" w14:textId="671A7C11" w:rsidR="00475DC9" w:rsidRPr="007273C4" w:rsidRDefault="00475DC9" w:rsidP="00A943F3">
      <w:pPr>
        <w:tabs>
          <w:tab w:val="left" w:pos="993"/>
        </w:tabs>
        <w:spacing w:before="0" w:after="200"/>
        <w:ind w:left="720" w:hanging="360"/>
        <w:jc w:val="left"/>
      </w:pPr>
      <w:r w:rsidRPr="00A943F3">
        <w:rPr>
          <w:b/>
        </w:rPr>
        <w:t>Возможные альтернативы</w:t>
      </w:r>
      <w:r w:rsidRPr="007273C4">
        <w:t>:</w:t>
      </w:r>
    </w:p>
    <w:p w14:paraId="4B598374" w14:textId="603D737A" w:rsidR="00C8560D" w:rsidRDefault="00CE2237" w:rsidP="00C8560D">
      <w:pPr>
        <w:ind w:left="720"/>
      </w:pPr>
      <w:r>
        <w:t>1а. Данные по отчетно</w:t>
      </w:r>
      <w:r w:rsidR="005C362C">
        <w:t xml:space="preserve">му периоду </w:t>
      </w:r>
      <w:r w:rsidR="00C8560D">
        <w:t xml:space="preserve">не </w:t>
      </w:r>
      <w:r w:rsidR="005C362C">
        <w:t>были получены ранее.</w:t>
      </w:r>
      <w:r w:rsidR="00C8560D">
        <w:t xml:space="preserve"> </w:t>
      </w:r>
      <w:r>
        <w:t xml:space="preserve">Оператор </w:t>
      </w:r>
      <w:r w:rsidR="00C8560D">
        <w:t>инициирует</w:t>
      </w:r>
      <w:r>
        <w:t xml:space="preserve"> запрос </w:t>
      </w:r>
      <w:r w:rsidR="00C8560D">
        <w:t>к ИШ ЕРЗ</w:t>
      </w:r>
      <w:r>
        <w:t xml:space="preserve"> </w:t>
      </w:r>
      <w:r w:rsidR="00C8560D" w:rsidRPr="007273C4">
        <w:t xml:space="preserve">и получает сведения </w:t>
      </w:r>
      <w:r w:rsidR="00C8560D">
        <w:t>о новых</w:t>
      </w:r>
      <w:r w:rsidR="00C8560D" w:rsidRPr="007273C4">
        <w:t xml:space="preserve"> прикреплениях в течение отчетного периода (</w:t>
      </w:r>
      <w:r w:rsidR="00C8560D" w:rsidRPr="007273C4">
        <w:fldChar w:fldCharType="begin"/>
      </w:r>
      <w:r w:rsidR="00C8560D" w:rsidRPr="007273C4">
        <w:instrText xml:space="preserve"> REF _Ref399753825 \h  \* MERGEFORMAT </w:instrText>
      </w:r>
      <w:r w:rsidR="00C8560D" w:rsidRPr="007273C4">
        <w:fldChar w:fldCharType="separate"/>
      </w:r>
      <w:r w:rsidR="00C8560D" w:rsidRPr="007273C4">
        <w:rPr>
          <w:lang w:val="en-US"/>
        </w:rPr>
        <w:t>UC</w:t>
      </w:r>
      <w:r w:rsidR="00C8560D" w:rsidRPr="007273C4">
        <w:t xml:space="preserve"> «Получить </w:t>
      </w:r>
      <w:r w:rsidR="00C8560D">
        <w:t xml:space="preserve">и отобразить </w:t>
      </w:r>
      <w:r w:rsidR="00C8560D" w:rsidRPr="007273C4">
        <w:t xml:space="preserve">данные из </w:t>
      </w:r>
      <w:r w:rsidR="00C8560D">
        <w:t>ИШ ЕРЗ</w:t>
      </w:r>
      <w:r w:rsidR="00C8560D" w:rsidRPr="007273C4">
        <w:t>»</w:t>
      </w:r>
      <w:r w:rsidR="00C8560D" w:rsidRPr="007273C4">
        <w:fldChar w:fldCharType="end"/>
      </w:r>
      <w:r w:rsidR="00C8560D" w:rsidRPr="007273C4">
        <w:t>).</w:t>
      </w:r>
      <w:r w:rsidR="00C8560D">
        <w:t xml:space="preserve"> Возврат к ш.1.</w:t>
      </w:r>
    </w:p>
    <w:p w14:paraId="47CEC23B" w14:textId="283E7566" w:rsidR="00C8560D" w:rsidRDefault="00C8560D" w:rsidP="00C8560D">
      <w:pPr>
        <w:ind w:left="720"/>
      </w:pPr>
      <w:r>
        <w:t>1б</w:t>
      </w:r>
      <w:r w:rsidR="00475DC9" w:rsidRPr="007273C4">
        <w:t>.</w:t>
      </w:r>
      <w:r>
        <w:t xml:space="preserve"> Данные по отчетному периоду были получены ранее, но оператор хочет их </w:t>
      </w:r>
      <w:proofErr w:type="gramStart"/>
      <w:r>
        <w:t>обновить</w:t>
      </w:r>
      <w:proofErr w:type="gramEnd"/>
      <w:r>
        <w:t xml:space="preserve"> и инициирует запрос к ИШ ЕРЗ</w:t>
      </w:r>
      <w:r w:rsidR="00475DC9" w:rsidRPr="007273C4">
        <w:t xml:space="preserve"> </w:t>
      </w:r>
      <w:r>
        <w:t>(</w:t>
      </w:r>
      <w:r>
        <w:fldChar w:fldCharType="begin"/>
      </w:r>
      <w:r>
        <w:instrText xml:space="preserve"> REF _Ref413837352 \h  \* MERGEFORMAT </w:instrText>
      </w:r>
      <w:r>
        <w:fldChar w:fldCharType="separate"/>
      </w:r>
      <w:r w:rsidRPr="005C362C">
        <w:t>UC</w:t>
      </w:r>
      <w:r w:rsidRPr="007273C4">
        <w:t xml:space="preserve"> «</w:t>
      </w:r>
      <w:r>
        <w:t xml:space="preserve">Обновить и отобразить </w:t>
      </w:r>
      <w:r w:rsidRPr="007273C4">
        <w:t xml:space="preserve">данные из </w:t>
      </w:r>
      <w:r>
        <w:t>ИШ ЕРЗ</w:t>
      </w:r>
      <w:r w:rsidRPr="007273C4">
        <w:t>»</w:t>
      </w:r>
      <w:r>
        <w:fldChar w:fldCharType="end"/>
      </w:r>
      <w:r w:rsidRPr="00CE2237">
        <w:t>).</w:t>
      </w:r>
      <w:r>
        <w:t xml:space="preserve"> До выполнения запроса оператор может изменить начальную и конечную дату, за которые будут получены данные. </w:t>
      </w:r>
      <w:r w:rsidR="000C2D55">
        <w:t xml:space="preserve">Если сценарий </w:t>
      </w:r>
      <w:r w:rsidR="000C2D55">
        <w:fldChar w:fldCharType="begin"/>
      </w:r>
      <w:r w:rsidR="000C2D55">
        <w:instrText xml:space="preserve"> REF _Ref413837352 \h  \* MERGEFORMAT </w:instrText>
      </w:r>
      <w:r w:rsidR="000C2D55">
        <w:fldChar w:fldCharType="separate"/>
      </w:r>
      <w:r w:rsidR="000C2D55" w:rsidRPr="005C362C">
        <w:t>UC</w:t>
      </w:r>
      <w:r w:rsidR="000C2D55" w:rsidRPr="007273C4">
        <w:t xml:space="preserve"> «</w:t>
      </w:r>
      <w:r w:rsidR="000C2D55">
        <w:t xml:space="preserve">Обновить и отобразить </w:t>
      </w:r>
      <w:r w:rsidR="000C2D55" w:rsidRPr="007273C4">
        <w:t xml:space="preserve">данные из </w:t>
      </w:r>
      <w:r w:rsidR="000C2D55">
        <w:t>ИШ ЕРЗ</w:t>
      </w:r>
      <w:r w:rsidR="000C2D55" w:rsidRPr="007273C4">
        <w:t>»</w:t>
      </w:r>
      <w:r w:rsidR="000C2D55">
        <w:fldChar w:fldCharType="end"/>
      </w:r>
      <w:r w:rsidR="000C2D55">
        <w:t xml:space="preserve"> завершился без успеха, то обновление не </w:t>
      </w:r>
      <w:proofErr w:type="spellStart"/>
      <w:r w:rsidR="000C2D55">
        <w:t>выполнено</w:t>
      </w:r>
      <w:proofErr w:type="gramStart"/>
      <w:r w:rsidR="000C2D55">
        <w:t>.</w:t>
      </w:r>
      <w:r>
        <w:t>В</w:t>
      </w:r>
      <w:proofErr w:type="gramEnd"/>
      <w:r>
        <w:t>озврат</w:t>
      </w:r>
      <w:proofErr w:type="spellEnd"/>
      <w:r>
        <w:t xml:space="preserve"> на ш.1</w:t>
      </w:r>
      <w:r w:rsidR="000C2D55">
        <w:t xml:space="preserve"> при успешном и неуспешном завершении данного шага.</w:t>
      </w:r>
    </w:p>
    <w:p w14:paraId="23B91B6D" w14:textId="09113D1C" w:rsidR="008B4311" w:rsidRDefault="008B4311" w:rsidP="00475DC9">
      <w:pPr>
        <w:ind w:left="720"/>
      </w:pPr>
      <w:r>
        <w:t xml:space="preserve">2а. Завершение сценария </w:t>
      </w:r>
      <w:r w:rsidRPr="007273C4">
        <w:fldChar w:fldCharType="begin"/>
      </w:r>
      <w:r w:rsidRPr="007273C4">
        <w:instrText xml:space="preserve"> REF _Ref399859957 \h  \* MERGEFORMAT </w:instrText>
      </w:r>
      <w:r w:rsidRPr="007273C4">
        <w:fldChar w:fldCharType="separate"/>
      </w:r>
      <w:r w:rsidRPr="007273C4">
        <w:rPr>
          <w:lang w:val="en-US"/>
        </w:rPr>
        <w:t>UC</w:t>
      </w:r>
      <w:r w:rsidRPr="007273C4">
        <w:t xml:space="preserve"> «Сформировать и отправить ИП»</w:t>
      </w:r>
      <w:r w:rsidRPr="007273C4">
        <w:fldChar w:fldCharType="end"/>
      </w:r>
      <w:r>
        <w:t xml:space="preserve"> без успеха, т.е. не удалось сформировать и отправить МП. </w:t>
      </w:r>
      <w:r w:rsidR="009F0BBA">
        <w:t>Повтор ш.2 либо, по решению оператора з</w:t>
      </w:r>
      <w:r>
        <w:t>авершение текущего сценария без успеха.</w:t>
      </w:r>
    </w:p>
    <w:p w14:paraId="196E7352" w14:textId="4D9F4A90" w:rsidR="00475DC9" w:rsidRPr="007273C4" w:rsidRDefault="00A943F3" w:rsidP="00475DC9">
      <w:pPr>
        <w:ind w:left="720"/>
      </w:pPr>
      <w:r>
        <w:t>3</w:t>
      </w:r>
      <w:r w:rsidR="009F0BBA">
        <w:t>а</w:t>
      </w:r>
      <w:r w:rsidR="00475DC9" w:rsidRPr="007273C4">
        <w:t xml:space="preserve">. </w:t>
      </w:r>
      <w:r>
        <w:t>В ИП б</w:t>
      </w:r>
      <w:r w:rsidR="00475DC9" w:rsidRPr="007273C4">
        <w:t>ыл отправлен файл неверной структуры, из СМО пришло сообщение об ошибке структуры.</w:t>
      </w:r>
    </w:p>
    <w:p w14:paraId="3D4AD7E6" w14:textId="1C763AD8" w:rsidR="00475DC9" w:rsidRPr="007273C4" w:rsidRDefault="00475DC9" w:rsidP="00475DC9">
      <w:pPr>
        <w:numPr>
          <w:ilvl w:val="0"/>
          <w:numId w:val="9"/>
        </w:numPr>
      </w:pPr>
      <w:r w:rsidRPr="007273C4">
        <w:t>Пользователь связывается с администраторами системы или СМО для выяснения причин ошибки.</w:t>
      </w:r>
      <w:r w:rsidR="00A943F3">
        <w:t xml:space="preserve"> Пользователь устраняет причину, </w:t>
      </w:r>
      <w:r w:rsidR="009F0BBA">
        <w:t>возврат</w:t>
      </w:r>
      <w:r w:rsidR="005C362C">
        <w:t xml:space="preserve"> на шаг 1</w:t>
      </w:r>
      <w:r w:rsidR="00A943F3">
        <w:t>.</w:t>
      </w:r>
    </w:p>
    <w:p w14:paraId="7B49547D" w14:textId="405FD942" w:rsidR="00475DC9" w:rsidRPr="007273C4" w:rsidRDefault="005F4DCC" w:rsidP="00475DC9">
      <w:pPr>
        <w:ind w:left="720"/>
      </w:pPr>
      <w:r>
        <w:t>4а</w:t>
      </w:r>
      <w:r w:rsidR="00475DC9" w:rsidRPr="007273C4">
        <w:t>. При наступлении 2-го числа ответ от СМО не получен.</w:t>
      </w:r>
    </w:p>
    <w:p w14:paraId="473B399E" w14:textId="7D55972C" w:rsidR="00475DC9" w:rsidRDefault="00475DC9" w:rsidP="00475DC9">
      <w:pPr>
        <w:numPr>
          <w:ilvl w:val="0"/>
          <w:numId w:val="9"/>
        </w:numPr>
      </w:pPr>
      <w:r w:rsidRPr="007273C4">
        <w:t xml:space="preserve">Оператор связывается с СМО и требует </w:t>
      </w:r>
      <w:proofErr w:type="gramStart"/>
      <w:r w:rsidRPr="007273C4">
        <w:t>ответной</w:t>
      </w:r>
      <w:proofErr w:type="gramEnd"/>
      <w:r w:rsidRPr="007273C4">
        <w:t xml:space="preserve"> ИП. Ответная ИП обязательно должна быть получена в текущем месяце.</w:t>
      </w:r>
      <w:r w:rsidR="005F4DCC">
        <w:t xml:space="preserve"> (Иначе </w:t>
      </w:r>
      <w:r w:rsidR="005F4DCC">
        <w:rPr>
          <w:lang w:val="en-US"/>
        </w:rPr>
        <w:t>cancel</w:t>
      </w:r>
      <w:r w:rsidR="005F4DCC">
        <w:t xml:space="preserve"> без успеха)</w:t>
      </w:r>
    </w:p>
    <w:p w14:paraId="5294859B" w14:textId="0A970D1C" w:rsidR="00771495" w:rsidRPr="007273C4" w:rsidRDefault="00771495" w:rsidP="00771495">
      <w:pPr>
        <w:ind w:left="708"/>
      </w:pPr>
      <w:r>
        <w:t>4б Ответ получен. Ошибки в ИП отсутствуют. Оператор завершает сценарий без просмотра реестра ошибок/ сообщений (успешно).</w:t>
      </w:r>
    </w:p>
    <w:p w14:paraId="4B03F5BD" w14:textId="77777777" w:rsidR="002B05CC" w:rsidRDefault="002B05CC" w:rsidP="00475DC9">
      <w:pPr>
        <w:jc w:val="left"/>
      </w:pPr>
    </w:p>
    <w:p w14:paraId="127530C4" w14:textId="359A526C" w:rsidR="00475DC9" w:rsidRPr="007273C4" w:rsidRDefault="00475DC9" w:rsidP="00475DC9">
      <w:pPr>
        <w:jc w:val="left"/>
      </w:pPr>
      <w:r w:rsidRPr="007273C4">
        <w:t xml:space="preserve">Диаграмма </w:t>
      </w:r>
      <w:proofErr w:type="spellStart"/>
      <w:r w:rsidRPr="007273C4">
        <w:t>безнес</w:t>
      </w:r>
      <w:proofErr w:type="spellEnd"/>
      <w:r w:rsidRPr="007273C4">
        <w:t xml:space="preserve">-процесса </w:t>
      </w:r>
      <w:r w:rsidR="00B172EB">
        <w:t>приведена</w:t>
      </w:r>
      <w:r w:rsidRPr="007273C4">
        <w:t xml:space="preserve"> далее</w:t>
      </w:r>
    </w:p>
    <w:p w14:paraId="34DC7B56" w14:textId="77777777" w:rsidR="00475DC9" w:rsidRPr="007273C4" w:rsidRDefault="00475DC9" w:rsidP="00475DC9">
      <w:pPr>
        <w:jc w:val="left"/>
        <w:sectPr w:rsidR="00475DC9" w:rsidRPr="007273C4" w:rsidSect="00195E9C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6" w:h="16838"/>
          <w:pgMar w:top="969" w:right="850" w:bottom="1134" w:left="993" w:header="708" w:footer="624" w:gutter="0"/>
          <w:cols w:space="708"/>
          <w:docGrid w:linePitch="360"/>
        </w:sectPr>
      </w:pPr>
      <w:r w:rsidRPr="007273C4">
        <w:t xml:space="preserve"> </w:t>
      </w:r>
    </w:p>
    <w:p w14:paraId="09746B8F" w14:textId="77777777" w:rsidR="00475DC9" w:rsidRPr="007273C4" w:rsidRDefault="00475DC9" w:rsidP="00475DC9">
      <w:pPr>
        <w:sectPr w:rsidR="00475DC9" w:rsidRPr="007273C4" w:rsidSect="00E9015A">
          <w:pgSz w:w="16838" w:h="11906" w:orient="landscape"/>
          <w:pgMar w:top="1701" w:right="969" w:bottom="850" w:left="1134" w:header="708" w:footer="624" w:gutter="0"/>
          <w:cols w:space="708"/>
          <w:docGrid w:linePitch="360"/>
        </w:sectPr>
      </w:pPr>
      <w:r w:rsidRPr="007273C4">
        <w:object w:dxaOrig="23206" w:dyaOrig="13568" w14:anchorId="0C6A763C">
          <v:shape id="_x0000_i1026" type="#_x0000_t75" style="width:735.75pt;height:429.75pt" o:ole="">
            <v:imagedata r:id="rId35" o:title=""/>
          </v:shape>
          <o:OLEObject Type="Embed" ProgID="Visio.Drawing.11" ShapeID="_x0000_i1026" DrawAspect="Content" ObjectID="_1528133435" r:id="rId36"/>
        </w:object>
      </w:r>
      <w:r w:rsidRPr="007273C4">
        <w:t xml:space="preserve"> </w:t>
      </w:r>
    </w:p>
    <w:p w14:paraId="524F1435" w14:textId="77777777" w:rsidR="00475DC9" w:rsidRPr="007273C4" w:rsidRDefault="00475DC9" w:rsidP="00475DC9"/>
    <w:p w14:paraId="3EC70521" w14:textId="26B86950" w:rsidR="00475DC9" w:rsidRPr="007273C4" w:rsidRDefault="00475DC9" w:rsidP="00475DC9">
      <w:pPr>
        <w:pStyle w:val="1"/>
      </w:pPr>
      <w:bookmarkStart w:id="419" w:name="_Ref379277364"/>
      <w:bookmarkStart w:id="420" w:name="_Toc454389841"/>
      <w:r w:rsidRPr="007273C4">
        <w:t xml:space="preserve">Запрос данных об изменениях прикреплений из </w:t>
      </w:r>
      <w:r w:rsidR="00195E9C">
        <w:t>ИШ ЕРЗ</w:t>
      </w:r>
      <w:r w:rsidRPr="007273C4">
        <w:t xml:space="preserve"> (</w:t>
      </w:r>
      <w:r w:rsidRPr="007273C4">
        <w:fldChar w:fldCharType="begin"/>
      </w:r>
      <w:r w:rsidRPr="007273C4">
        <w:instrText xml:space="preserve"> REF _Ref379277292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FR3</w:t>
      </w:r>
      <w:r w:rsidRPr="007273C4">
        <w:fldChar w:fldCharType="end"/>
      </w:r>
      <w:r w:rsidRPr="007273C4">
        <w:t>)</w:t>
      </w:r>
      <w:bookmarkEnd w:id="419"/>
      <w:bookmarkEnd w:id="420"/>
    </w:p>
    <w:p w14:paraId="741C8E97" w14:textId="77777777" w:rsidR="00475DC9" w:rsidRPr="007273C4" w:rsidRDefault="00475DC9" w:rsidP="00475DC9">
      <w:pPr>
        <w:pStyle w:val="2"/>
      </w:pPr>
      <w:bookmarkStart w:id="421" w:name="_Ref399752319"/>
      <w:bookmarkStart w:id="422" w:name="_Toc454389842"/>
      <w:r w:rsidRPr="007273C4">
        <w:t>Макет экрана</w:t>
      </w:r>
      <w:bookmarkEnd w:id="421"/>
      <w:bookmarkEnd w:id="422"/>
    </w:p>
    <w:p w14:paraId="06971B43" w14:textId="77777777" w:rsidR="00475DC9" w:rsidRDefault="00475DC9" w:rsidP="00475DC9">
      <w:pPr>
        <w:pStyle w:val="3"/>
        <w:rPr>
          <w:lang w:val="en-US"/>
        </w:rPr>
      </w:pPr>
      <w:bookmarkStart w:id="423" w:name="_Ref399753899"/>
      <w:bookmarkStart w:id="424" w:name="_Toc454389843"/>
      <w:r w:rsidRPr="007273C4">
        <w:t>Макет экрана</w:t>
      </w:r>
      <w:bookmarkEnd w:id="423"/>
      <w:bookmarkEnd w:id="424"/>
    </w:p>
    <w:p w14:paraId="133D9FD0" w14:textId="154F7D8A" w:rsidR="009E6BEE" w:rsidRPr="009E6BEE" w:rsidRDefault="009E6BEE" w:rsidP="009E6BEE">
      <w:pPr>
        <w:rPr>
          <w:lang w:val="en-US"/>
        </w:rPr>
      </w:pPr>
      <w:r>
        <w:rPr>
          <w:noProof/>
        </w:rPr>
        <w:drawing>
          <wp:inline distT="0" distB="0" distL="0" distR="0" wp14:anchorId="2227873D" wp14:editId="48C0537B">
            <wp:extent cx="6381750" cy="2952750"/>
            <wp:effectExtent l="0" t="0" r="0" b="0"/>
            <wp:docPr id="10" name="Рисунок 10" descr="C:\Спецификации\СПУ Москва\Прикрепления\Экраны\Экран прикреплений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Спецификации\СПУ Москва\Прикрепления\Экраны\Экран прикреплений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6537" w14:textId="77777777" w:rsidR="00475DC9" w:rsidRPr="007273C4" w:rsidRDefault="00475DC9" w:rsidP="00475DC9">
      <w:pPr>
        <w:pStyle w:val="3"/>
      </w:pPr>
      <w:bookmarkStart w:id="425" w:name="_Ref412797496"/>
      <w:bookmarkStart w:id="426" w:name="_Ref412797509"/>
      <w:bookmarkStart w:id="427" w:name="_Ref412797525"/>
      <w:bookmarkStart w:id="428" w:name="_Ref412810254"/>
      <w:bookmarkStart w:id="429" w:name="_Toc454389844"/>
      <w:r w:rsidRPr="007273C4">
        <w:t>Функциональные кнопки</w:t>
      </w:r>
      <w:bookmarkEnd w:id="425"/>
      <w:bookmarkEnd w:id="426"/>
      <w:bookmarkEnd w:id="427"/>
      <w:bookmarkEnd w:id="428"/>
      <w:bookmarkEnd w:id="429"/>
    </w:p>
    <w:p w14:paraId="5F315449" w14:textId="5598AE33" w:rsidR="00E45B65" w:rsidRDefault="00C41FE5" w:rsidP="00B94379">
      <w:pPr>
        <w:numPr>
          <w:ilvl w:val="0"/>
          <w:numId w:val="6"/>
        </w:numPr>
      </w:pPr>
      <w:r w:rsidRPr="007273C4">
        <w:t>Кнопка «</w:t>
      </w:r>
      <w:r w:rsidR="00FB7AE6" w:rsidRPr="007273C4">
        <w:t>Запрос</w:t>
      </w:r>
      <w:r w:rsidR="009E6BEE">
        <w:t>ить</w:t>
      </w:r>
      <w:r w:rsidRPr="007273C4">
        <w:t>»</w:t>
      </w:r>
      <w:r w:rsidR="00475DC9" w:rsidRPr="007273C4">
        <w:t xml:space="preserve"> – отправка запроса и получение ответа </w:t>
      </w:r>
      <w:r w:rsidR="00CA1B1F" w:rsidRPr="007273C4">
        <w:t>о новых прикреплениях</w:t>
      </w:r>
      <w:r w:rsidR="00475DC9" w:rsidRPr="007273C4">
        <w:t xml:space="preserve"> из </w:t>
      </w:r>
      <w:r w:rsidR="00195E9C">
        <w:t>ИШ ЕРЗ</w:t>
      </w:r>
      <w:r w:rsidR="00475DC9" w:rsidRPr="007273C4">
        <w:t>, виз</w:t>
      </w:r>
      <w:r w:rsidR="00CA1B1F" w:rsidRPr="007273C4">
        <w:t>уализация результатов в таблице, сохранение данных в БД.</w:t>
      </w:r>
      <w:r w:rsidR="00651578">
        <w:t xml:space="preserve"> При нажатии на кнопку выполняется запрос </w:t>
      </w:r>
      <w:r w:rsidR="00E45B65">
        <w:t xml:space="preserve">для периода, выставленного в полях </w:t>
      </w:r>
      <w:r w:rsidR="00D33F04">
        <w:t xml:space="preserve"> «Новые прикрепления»</w:t>
      </w:r>
      <w:r w:rsidR="00E45B65">
        <w:t>.</w:t>
      </w:r>
    </w:p>
    <w:p w14:paraId="05B9F114" w14:textId="47C431C0" w:rsidR="00BA0AE7" w:rsidRDefault="00BA0AE7" w:rsidP="00E45B65">
      <w:pPr>
        <w:ind w:left="720"/>
      </w:pPr>
      <w:r>
        <w:t>При смене отчетного</w:t>
      </w:r>
      <w:r w:rsidR="000A4BE0">
        <w:t xml:space="preserve"> периода (выборе другого </w:t>
      </w:r>
      <w:r w:rsidR="005C362C">
        <w:t xml:space="preserve">значения) выбранные значения дат </w:t>
      </w:r>
      <w:r>
        <w:t>выставляются в значения по у</w:t>
      </w:r>
      <w:r w:rsidR="003E46D8">
        <w:t>молчанию для выбранного периода</w:t>
      </w:r>
      <w:r w:rsidR="00E45B65">
        <w:t>.</w:t>
      </w:r>
    </w:p>
    <w:p w14:paraId="0F372D0D" w14:textId="571FBBCB" w:rsidR="00475DC9" w:rsidRPr="007273C4" w:rsidRDefault="00475DC9" w:rsidP="00475DC9">
      <w:pPr>
        <w:numPr>
          <w:ilvl w:val="0"/>
          <w:numId w:val="6"/>
        </w:numPr>
      </w:pPr>
      <w:r w:rsidRPr="007273C4">
        <w:t>Гиперссылки на количестве ошибок (колонка «Ошибки</w:t>
      </w:r>
      <w:r w:rsidR="009E6BEE">
        <w:t xml:space="preserve"> и </w:t>
      </w:r>
      <w:r w:rsidRPr="007273C4">
        <w:t>сообщения») – при клике открывается окно просмотра ошибок актуализации прикреплений (см. п.</w:t>
      </w:r>
      <w:r w:rsidRPr="007273C4">
        <w:fldChar w:fldCharType="begin"/>
      </w:r>
      <w:r w:rsidRPr="007273C4">
        <w:instrText xml:space="preserve"> REF _Ref399840699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6</w:t>
      </w:r>
      <w:r w:rsidRPr="007273C4">
        <w:fldChar w:fldCharType="end"/>
      </w:r>
      <w:r w:rsidRPr="007273C4">
        <w:t>).</w:t>
      </w:r>
      <w:r w:rsidR="00A632EA">
        <w:t xml:space="preserve"> Если значение «0», то значение отображается не в виде гиперссылки.</w:t>
      </w:r>
    </w:p>
    <w:p w14:paraId="52C7FB9A" w14:textId="5E8E9311" w:rsidR="00475DC9" w:rsidRDefault="00902D81" w:rsidP="00475DC9">
      <w:pPr>
        <w:numPr>
          <w:ilvl w:val="0"/>
          <w:numId w:val="6"/>
        </w:numPr>
      </w:pPr>
      <w:r w:rsidRPr="007273C4">
        <w:t>Гиперссылка «Отправить». Описана подробно в п.</w:t>
      </w:r>
      <w:r w:rsidR="002D09BF">
        <w:fldChar w:fldCharType="begin"/>
      </w:r>
      <w:r w:rsidR="002D09BF">
        <w:instrText xml:space="preserve"> REF _Ref410141441 \r \h </w:instrText>
      </w:r>
      <w:r w:rsidR="002D09BF">
        <w:fldChar w:fldCharType="separate"/>
      </w:r>
      <w:r w:rsidR="002D09BF">
        <w:t>4.1.1</w:t>
      </w:r>
      <w:r w:rsidR="002D09BF">
        <w:fldChar w:fldCharType="end"/>
      </w:r>
      <w:r w:rsidRPr="007273C4">
        <w:t>.</w:t>
      </w:r>
    </w:p>
    <w:p w14:paraId="1429294B" w14:textId="570E8753" w:rsidR="00E36610" w:rsidRDefault="00E36610" w:rsidP="00475DC9">
      <w:pPr>
        <w:numPr>
          <w:ilvl w:val="0"/>
          <w:numId w:val="6"/>
        </w:numPr>
      </w:pPr>
      <w:r>
        <w:t xml:space="preserve">Гиперссылка </w:t>
      </w:r>
      <w:r w:rsidR="009E6BEE">
        <w:t xml:space="preserve"> «паспорт реестра»</w:t>
      </w:r>
      <w:r>
        <w:t xml:space="preserve"> – при клике скачивается в стандартную папку загрузок файл паспорта </w:t>
      </w:r>
      <w:r w:rsidR="00865693">
        <w:t>реестра</w:t>
      </w:r>
      <w:r>
        <w:t xml:space="preserve"> (см. п.</w:t>
      </w:r>
      <w:r w:rsidR="00865693">
        <w:fldChar w:fldCharType="begin"/>
      </w:r>
      <w:r w:rsidR="00865693">
        <w:instrText xml:space="preserve"> REF _Ref412651214 \r \h </w:instrText>
      </w:r>
      <w:r w:rsidR="00865693">
        <w:fldChar w:fldCharType="separate"/>
      </w:r>
      <w:r w:rsidR="00887A96">
        <w:t>4.2.3</w:t>
      </w:r>
      <w:r w:rsidR="00865693">
        <w:fldChar w:fldCharType="end"/>
      </w:r>
      <w:r w:rsidR="00865693">
        <w:t xml:space="preserve">). </w:t>
      </w:r>
      <w:r w:rsidR="00A632EA">
        <w:t>Такое же поведение</w:t>
      </w:r>
      <w:r w:rsidR="00053169">
        <w:t>, если количество новых прикреплений равно</w:t>
      </w:r>
      <w:r w:rsidR="00A632EA">
        <w:t xml:space="preserve"> «0»</w:t>
      </w:r>
      <w:r w:rsidR="00F576AA">
        <w:t xml:space="preserve">, т.е. паспорт должен </w:t>
      </w:r>
      <w:proofErr w:type="gramStart"/>
      <w:r w:rsidR="00F576AA">
        <w:t>формироваться</w:t>
      </w:r>
      <w:proofErr w:type="gramEnd"/>
      <w:r w:rsidR="00F576AA">
        <w:t xml:space="preserve"> даже если количество новых прикреплений =0</w:t>
      </w:r>
      <w:r w:rsidR="00A632EA">
        <w:t xml:space="preserve">. </w:t>
      </w:r>
      <w:r w:rsidR="00865693">
        <w:t xml:space="preserve">После скачивания файл </w:t>
      </w:r>
      <w:r w:rsidR="002E446E">
        <w:t xml:space="preserve">автоматически </w:t>
      </w:r>
      <w:r w:rsidR="00865693">
        <w:t xml:space="preserve">открывается для просмотра стандартным средством просмотра </w:t>
      </w:r>
      <w:r w:rsidR="00865693">
        <w:rPr>
          <w:lang w:val="en-US"/>
        </w:rPr>
        <w:t>PDF</w:t>
      </w:r>
      <w:r w:rsidR="00865693" w:rsidRPr="00F97CD9">
        <w:t xml:space="preserve">. </w:t>
      </w:r>
      <w:r w:rsidR="00FB2274">
        <w:t>Текст гиперссылки отсутствует на экране</w:t>
      </w:r>
      <w:proofErr w:type="gramStart"/>
      <w:r w:rsidR="00FB2274">
        <w:t xml:space="preserve">  </w:t>
      </w:r>
      <w:r w:rsidR="00865693">
        <w:t>,</w:t>
      </w:r>
      <w:proofErr w:type="gramEnd"/>
      <w:r w:rsidR="00865693">
        <w:t xml:space="preserve"> если ИП по данной СМО еще не была сформирована .</w:t>
      </w:r>
    </w:p>
    <w:p w14:paraId="43E33488" w14:textId="0FA1D3EF" w:rsidR="00FB2274" w:rsidRPr="007273C4" w:rsidRDefault="00FB2274" w:rsidP="00FB2274">
      <w:pPr>
        <w:numPr>
          <w:ilvl w:val="0"/>
          <w:numId w:val="6"/>
        </w:numPr>
      </w:pPr>
      <w:r>
        <w:t xml:space="preserve">Гиперссылка </w:t>
      </w:r>
      <w:r w:rsidR="00962AB4">
        <w:t>«пациенты» на строке со страховой принадлежностью «Неизвестно» появляется вместо гиперссылки «паспорт реестра» – п</w:t>
      </w:r>
      <w:r>
        <w:t xml:space="preserve">ри клике формируется и скачивается </w:t>
      </w:r>
      <w:r>
        <w:rPr>
          <w:lang w:val="en-US"/>
        </w:rPr>
        <w:t>Excel</w:t>
      </w:r>
      <w:r w:rsidRPr="00425730">
        <w:t>-</w:t>
      </w:r>
      <w:r>
        <w:t>файл с перечнем пациентов, которые попали в эту категорию (см. п.</w:t>
      </w:r>
      <w:r>
        <w:fldChar w:fldCharType="begin"/>
      </w:r>
      <w:r>
        <w:instrText xml:space="preserve"> REF _Ref431555332 \r \h </w:instrText>
      </w:r>
      <w:r>
        <w:fldChar w:fldCharType="separate"/>
      </w:r>
      <w:r w:rsidR="00F6655F">
        <w:t>12</w:t>
      </w:r>
      <w:r>
        <w:fldChar w:fldCharType="end"/>
      </w:r>
      <w:r>
        <w:t>). Гиперссылка становится активной, когда данные о прикреплениях получены, до этого те</w:t>
      </w:r>
      <w:proofErr w:type="gramStart"/>
      <w:r>
        <w:t>кст сс</w:t>
      </w:r>
      <w:proofErr w:type="gramEnd"/>
      <w:r>
        <w:t>ылки отсутствует на экране.</w:t>
      </w:r>
    </w:p>
    <w:p w14:paraId="591F642E" w14:textId="7E313394" w:rsidR="002E446E" w:rsidRDefault="002E446E" w:rsidP="00475DC9">
      <w:pPr>
        <w:numPr>
          <w:ilvl w:val="0"/>
          <w:numId w:val="6"/>
        </w:numPr>
      </w:pPr>
      <w:r>
        <w:lastRenderedPageBreak/>
        <w:t xml:space="preserve">Гиперссылки «Акт сверки» и «Протокол приемки» - при клике скачиваются в стандартную папку загрузок, соответственно, файл </w:t>
      </w:r>
      <w:r w:rsidR="00D33384">
        <w:t>[SV + код СМО +</w:t>
      </w:r>
      <w:proofErr w:type="spellStart"/>
      <w:r w:rsidR="00D33384">
        <w:t>mmyy</w:t>
      </w:r>
      <w:proofErr w:type="spellEnd"/>
      <w:r w:rsidR="00D33384">
        <w:t>.</w:t>
      </w:r>
      <w:r w:rsidR="00D33384">
        <w:rPr>
          <w:lang w:val="en-US"/>
        </w:rPr>
        <w:t>p</w:t>
      </w:r>
      <w:proofErr w:type="spellStart"/>
      <w:r w:rsidRPr="00472FC5">
        <w:t>df</w:t>
      </w:r>
      <w:proofErr w:type="spellEnd"/>
      <w:r w:rsidRPr="00472FC5">
        <w:t>] и [</w:t>
      </w:r>
      <w:proofErr w:type="spellStart"/>
      <w:r w:rsidRPr="00472FC5">
        <w:t>Pt</w:t>
      </w:r>
      <w:proofErr w:type="spellEnd"/>
      <w:r w:rsidRPr="00472FC5">
        <w:t xml:space="preserve">+ код СМО +mmyy.pdf] </w:t>
      </w:r>
      <w:proofErr w:type="gramStart"/>
      <w:r w:rsidRPr="00472FC5">
        <w:t>из</w:t>
      </w:r>
      <w:proofErr w:type="gramEnd"/>
      <w:r w:rsidRPr="00472FC5">
        <w:t xml:space="preserve"> ответной ИП. Гиперссылки появляются, когда получен ответ (статус «Получен ответ»</w:t>
      </w:r>
      <w:r w:rsidR="00E07404">
        <w:t xml:space="preserve"> или «Получен ответ*»</w:t>
      </w:r>
      <w:r w:rsidRPr="00472FC5">
        <w:t>).</w:t>
      </w:r>
      <w:r>
        <w:t xml:space="preserve"> В остальных статусах они отсутствуют. После скачивания файл автоматически открывается для просмотра стандартным средством просмотра </w:t>
      </w:r>
      <w:r>
        <w:rPr>
          <w:lang w:val="en-US"/>
        </w:rPr>
        <w:t>PDF</w:t>
      </w:r>
      <w:r>
        <w:t>.</w:t>
      </w:r>
      <w:r w:rsidR="00CC279C">
        <w:t xml:space="preserve"> Если один из файлов в </w:t>
      </w:r>
      <w:proofErr w:type="gramStart"/>
      <w:r w:rsidR="00CC279C">
        <w:t>ответной</w:t>
      </w:r>
      <w:proofErr w:type="gramEnd"/>
      <w:r w:rsidR="00CC279C">
        <w:t xml:space="preserve"> ИП отсутствует, то соответствующая гиперссылка не выводится.</w:t>
      </w:r>
    </w:p>
    <w:p w14:paraId="3AD34DDA" w14:textId="0B918599" w:rsidR="00D33384" w:rsidRDefault="00D33384" w:rsidP="00D33384">
      <w:pPr>
        <w:numPr>
          <w:ilvl w:val="0"/>
          <w:numId w:val="6"/>
        </w:numPr>
      </w:pPr>
      <w:r>
        <w:t>Выпадающий список «Отчетный период» - при</w:t>
      </w:r>
      <w:r w:rsidR="001715E3">
        <w:t xml:space="preserve"> </w:t>
      </w:r>
      <w:r>
        <w:t xml:space="preserve">изменении его значения или первоначальной загрузке странички </w:t>
      </w:r>
      <w:r w:rsidRPr="007273C4">
        <w:t xml:space="preserve">отображение имеющихся в </w:t>
      </w:r>
      <w:proofErr w:type="gramStart"/>
      <w:r w:rsidRPr="007273C4">
        <w:t>БД</w:t>
      </w:r>
      <w:proofErr w:type="gramEnd"/>
      <w:r w:rsidRPr="007273C4">
        <w:t xml:space="preserve"> данных по новым прикреплениям для выбранного отчетного периода.</w:t>
      </w:r>
      <w:r>
        <w:t xml:space="preserve"> Если таких данных в БД для выбранного отчетного периода еще нет, то а</w:t>
      </w:r>
      <w:r w:rsidR="0021019A">
        <w:t>в</w:t>
      </w:r>
      <w:r>
        <w:t>томатически выполняется их запрос и после этого отображение. Запрос выполняется для дат отчетного периода по умолчанию.</w:t>
      </w:r>
    </w:p>
    <w:p w14:paraId="5D0C1F68" w14:textId="77777777" w:rsidR="00475DC9" w:rsidRDefault="00475DC9" w:rsidP="00475DC9"/>
    <w:p w14:paraId="339686C5" w14:textId="77777777" w:rsidR="00150E61" w:rsidRPr="007273C4" w:rsidRDefault="00150E61" w:rsidP="00475DC9"/>
    <w:p w14:paraId="351DB82A" w14:textId="77777777" w:rsidR="00475DC9" w:rsidRPr="007273C4" w:rsidRDefault="00475DC9" w:rsidP="00475DC9">
      <w:pPr>
        <w:pStyle w:val="3"/>
      </w:pPr>
      <w:bookmarkStart w:id="430" w:name="_Ref399761684"/>
      <w:bookmarkStart w:id="431" w:name="_Toc454389845"/>
      <w:r w:rsidRPr="007273C4">
        <w:t>Состав полей</w:t>
      </w:r>
      <w:bookmarkEnd w:id="430"/>
      <w:bookmarkEnd w:id="43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58"/>
        <w:gridCol w:w="1260"/>
        <w:gridCol w:w="1215"/>
        <w:gridCol w:w="990"/>
        <w:gridCol w:w="3648"/>
      </w:tblGrid>
      <w:tr w:rsidR="00475DC9" w:rsidRPr="007273C4" w14:paraId="11753535" w14:textId="77777777" w:rsidTr="005C070C">
        <w:trPr>
          <w:tblHeader/>
        </w:trPr>
        <w:tc>
          <w:tcPr>
            <w:tcW w:w="2458" w:type="dxa"/>
            <w:shd w:val="clear" w:color="auto" w:fill="D9D9D9" w:themeFill="background1" w:themeFillShade="D9"/>
            <w:vAlign w:val="center"/>
          </w:tcPr>
          <w:p w14:paraId="502F05DD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Наименование атрибута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3700CAA0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Вид элемента</w:t>
            </w:r>
          </w:p>
        </w:tc>
        <w:tc>
          <w:tcPr>
            <w:tcW w:w="1215" w:type="dxa"/>
            <w:shd w:val="clear" w:color="auto" w:fill="D9D9D9" w:themeFill="background1" w:themeFillShade="D9"/>
          </w:tcPr>
          <w:p w14:paraId="346A1FB6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Тип данных</w:t>
            </w:r>
          </w:p>
        </w:tc>
        <w:tc>
          <w:tcPr>
            <w:tcW w:w="990" w:type="dxa"/>
            <w:shd w:val="clear" w:color="auto" w:fill="D9D9D9" w:themeFill="background1" w:themeFillShade="D9"/>
            <w:vAlign w:val="center"/>
          </w:tcPr>
          <w:p w14:paraId="664F5CCF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proofErr w:type="spellStart"/>
            <w:r w:rsidRPr="007273C4">
              <w:rPr>
                <w:b/>
                <w:sz w:val="20"/>
              </w:rPr>
              <w:t>Обяз</w:t>
            </w:r>
            <w:proofErr w:type="spellEnd"/>
            <w:r w:rsidRPr="007273C4">
              <w:rPr>
                <w:b/>
                <w:sz w:val="20"/>
              </w:rPr>
              <w:t>.</w:t>
            </w:r>
          </w:p>
        </w:tc>
        <w:tc>
          <w:tcPr>
            <w:tcW w:w="3648" w:type="dxa"/>
            <w:shd w:val="clear" w:color="auto" w:fill="D9D9D9" w:themeFill="background1" w:themeFillShade="D9"/>
            <w:vAlign w:val="center"/>
          </w:tcPr>
          <w:p w14:paraId="0DA86D49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Описание (ограничение ввода)</w:t>
            </w:r>
          </w:p>
        </w:tc>
      </w:tr>
      <w:tr w:rsidR="00475DC9" w:rsidRPr="007273C4" w14:paraId="63D22290" w14:textId="77777777" w:rsidTr="005C070C">
        <w:tc>
          <w:tcPr>
            <w:tcW w:w="2458" w:type="dxa"/>
            <w:shd w:val="clear" w:color="auto" w:fill="auto"/>
          </w:tcPr>
          <w:p w14:paraId="4E829F52" w14:textId="6DC4EEA6" w:rsidR="00475DC9" w:rsidRPr="007273C4" w:rsidRDefault="001715E3" w:rsidP="00E9015A">
            <w:r>
              <w:t>Отчетный период</w:t>
            </w:r>
          </w:p>
        </w:tc>
        <w:tc>
          <w:tcPr>
            <w:tcW w:w="1260" w:type="dxa"/>
            <w:shd w:val="clear" w:color="auto" w:fill="auto"/>
          </w:tcPr>
          <w:p w14:paraId="0426EDD3" w14:textId="2F0EC4EC" w:rsidR="00475DC9" w:rsidRPr="007273C4" w:rsidRDefault="00DC43C8" w:rsidP="00E9015A">
            <w:pPr>
              <w:jc w:val="left"/>
            </w:pPr>
            <w:r>
              <w:t>Выбор месяца из календаря</w:t>
            </w:r>
          </w:p>
        </w:tc>
        <w:tc>
          <w:tcPr>
            <w:tcW w:w="1215" w:type="dxa"/>
          </w:tcPr>
          <w:p w14:paraId="647E73BE" w14:textId="64A55EC2" w:rsidR="00475DC9" w:rsidRPr="007273C4" w:rsidRDefault="00DC43C8" w:rsidP="00DC43C8">
            <w:r>
              <w:t xml:space="preserve">дата (формат вывода – </w:t>
            </w:r>
            <w:proofErr w:type="gramStart"/>
            <w:r>
              <w:t>ММ</w:t>
            </w:r>
            <w:proofErr w:type="gramEnd"/>
            <w:r>
              <w:t>/ГГГГ)</w:t>
            </w:r>
          </w:p>
        </w:tc>
        <w:tc>
          <w:tcPr>
            <w:tcW w:w="990" w:type="dxa"/>
            <w:shd w:val="clear" w:color="auto" w:fill="auto"/>
          </w:tcPr>
          <w:p w14:paraId="622B33C9" w14:textId="77777777" w:rsidR="00475DC9" w:rsidRPr="007273C4" w:rsidRDefault="00475DC9" w:rsidP="00E9015A">
            <w:r w:rsidRPr="007273C4">
              <w:t>Да</w:t>
            </w:r>
          </w:p>
        </w:tc>
        <w:tc>
          <w:tcPr>
            <w:tcW w:w="3648" w:type="dxa"/>
            <w:shd w:val="clear" w:color="auto" w:fill="auto"/>
          </w:tcPr>
          <w:p w14:paraId="650722A8" w14:textId="74C5CEFC" w:rsidR="00475DC9" w:rsidRDefault="00475DC9" w:rsidP="00E9015A">
            <w:r w:rsidRPr="007273C4">
              <w:t xml:space="preserve">По умолчанию – </w:t>
            </w:r>
            <w:r w:rsidR="0021019A">
              <w:t>предыдущий</w:t>
            </w:r>
            <w:r w:rsidR="0021019A" w:rsidRPr="007273C4">
              <w:t xml:space="preserve"> </w:t>
            </w:r>
            <w:r w:rsidR="00DC43C8">
              <w:t xml:space="preserve">календарный </w:t>
            </w:r>
            <w:r w:rsidR="001715E3">
              <w:t>месяц</w:t>
            </w:r>
            <w:r w:rsidR="0021019A">
              <w:t>, если текущее число месяца меньше начальной разрешенной даты отправки, указанной в конфигурационном файле (</w:t>
            </w:r>
            <w:proofErr w:type="spellStart"/>
            <w:r w:rsidR="0021019A" w:rsidRPr="0021019A">
              <w:t>erz.attachments.startDate</w:t>
            </w:r>
            <w:proofErr w:type="spellEnd"/>
            <w:r w:rsidR="0021019A">
              <w:t>)</w:t>
            </w:r>
            <w:r w:rsidR="00C46132">
              <w:t>.</w:t>
            </w:r>
            <w:r w:rsidR="0021019A">
              <w:t xml:space="preserve"> В других случаях – текущий месяц.</w:t>
            </w:r>
          </w:p>
          <w:p w14:paraId="2E6E9836" w14:textId="63A29ACC" w:rsidR="00992AE2" w:rsidRPr="007273C4" w:rsidRDefault="00C46132" w:rsidP="00DC43C8">
            <w:proofErr w:type="gramStart"/>
            <w:r>
              <w:t xml:space="preserve">При смене </w:t>
            </w:r>
            <w:r w:rsidR="00DC43C8">
              <w:t xml:space="preserve">отчетного периода </w:t>
            </w:r>
            <w:r>
              <w:t>в полях «За период с» и «За период по» выставляются знач</w:t>
            </w:r>
            <w:r w:rsidR="0021019A">
              <w:t>ени</w:t>
            </w:r>
            <w:r>
              <w:t>я по умолчанию</w:t>
            </w:r>
            <w:proofErr w:type="gramEnd"/>
          </w:p>
        </w:tc>
      </w:tr>
      <w:tr w:rsidR="00281CFA" w:rsidRPr="00014BB6" w14:paraId="090BDD36" w14:textId="77777777" w:rsidTr="005C070C">
        <w:tc>
          <w:tcPr>
            <w:tcW w:w="2458" w:type="dxa"/>
            <w:shd w:val="clear" w:color="auto" w:fill="auto"/>
          </w:tcPr>
          <w:p w14:paraId="6EB30B84" w14:textId="5DC981C3" w:rsidR="00281CFA" w:rsidRPr="007273C4" w:rsidRDefault="00281CFA" w:rsidP="00E9015A">
            <w:r>
              <w:t xml:space="preserve">За период </w:t>
            </w:r>
            <w:proofErr w:type="gramStart"/>
            <w:r>
              <w:t>с</w:t>
            </w:r>
            <w:proofErr w:type="gramEnd"/>
          </w:p>
        </w:tc>
        <w:tc>
          <w:tcPr>
            <w:tcW w:w="1260" w:type="dxa"/>
            <w:shd w:val="clear" w:color="auto" w:fill="auto"/>
          </w:tcPr>
          <w:p w14:paraId="65CDBAF1" w14:textId="50A7ED75" w:rsidR="00281CFA" w:rsidRPr="007273C4" w:rsidRDefault="00281CFA" w:rsidP="00E9015A">
            <w:pPr>
              <w:jc w:val="left"/>
            </w:pPr>
            <w:r>
              <w:t>Поле ввода даты</w:t>
            </w:r>
          </w:p>
        </w:tc>
        <w:tc>
          <w:tcPr>
            <w:tcW w:w="1215" w:type="dxa"/>
          </w:tcPr>
          <w:p w14:paraId="20899049" w14:textId="12AB00A7" w:rsidR="00281CFA" w:rsidRPr="007273C4" w:rsidRDefault="00281CFA" w:rsidP="00E9015A">
            <w:r>
              <w:t>Дата</w:t>
            </w:r>
          </w:p>
        </w:tc>
        <w:tc>
          <w:tcPr>
            <w:tcW w:w="990" w:type="dxa"/>
            <w:shd w:val="clear" w:color="auto" w:fill="auto"/>
          </w:tcPr>
          <w:p w14:paraId="5871071A" w14:textId="7BBF4B6A" w:rsidR="00281CFA" w:rsidRPr="007273C4" w:rsidRDefault="00281CFA" w:rsidP="00E9015A">
            <w:r>
              <w:t>Да</w:t>
            </w:r>
          </w:p>
        </w:tc>
        <w:tc>
          <w:tcPr>
            <w:tcW w:w="3648" w:type="dxa"/>
            <w:shd w:val="clear" w:color="auto" w:fill="auto"/>
          </w:tcPr>
          <w:p w14:paraId="3622A0F9" w14:textId="77777777" w:rsidR="00281CFA" w:rsidRDefault="00281CFA" w:rsidP="00E9015A">
            <w:r>
              <w:t>Не может иметь пустое значение.</w:t>
            </w:r>
          </w:p>
          <w:p w14:paraId="757AACD8" w14:textId="77777777" w:rsidR="00281CFA" w:rsidRDefault="00281CFA" w:rsidP="00052502">
            <w:r>
              <w:t xml:space="preserve">Не может </w:t>
            </w:r>
            <w:r w:rsidR="00052502">
              <w:t xml:space="preserve">быть больше или </w:t>
            </w:r>
            <w:proofErr w:type="gramStart"/>
            <w:r w:rsidR="00052502">
              <w:t>равна</w:t>
            </w:r>
            <w:proofErr w:type="gramEnd"/>
            <w:r w:rsidR="00052502">
              <w:t xml:space="preserve"> значению</w:t>
            </w:r>
            <w:r>
              <w:t xml:space="preserve"> в поле «За период по»</w:t>
            </w:r>
            <w:r w:rsidR="005E58FA">
              <w:t>.</w:t>
            </w:r>
          </w:p>
          <w:p w14:paraId="779B52D2" w14:textId="7B6BA96E" w:rsidR="005E58FA" w:rsidRDefault="005E58FA" w:rsidP="00052502">
            <w:r>
              <w:t>По умолчанию –</w:t>
            </w:r>
            <w:r w:rsidR="003C2CCF" w:rsidRPr="00A51E4D">
              <w:t xml:space="preserve"> </w:t>
            </w:r>
            <w:r w:rsidR="00014BB6">
              <w:rPr>
                <w:lang w:val="en-US"/>
              </w:rPr>
              <w:t>N</w:t>
            </w:r>
            <w:r>
              <w:t xml:space="preserve">-е число месяца, предыдущего </w:t>
            </w:r>
            <w:proofErr w:type="gramStart"/>
            <w:r>
              <w:t>к</w:t>
            </w:r>
            <w:proofErr w:type="gramEnd"/>
            <w:r>
              <w:t xml:space="preserve"> отчетному.</w:t>
            </w:r>
          </w:p>
          <w:p w14:paraId="4EFA567D" w14:textId="77777777" w:rsidR="00C30EB6" w:rsidRDefault="00C30EB6" w:rsidP="00C30EB6">
            <w:r>
              <w:t>Где N = значение параметра «</w:t>
            </w:r>
            <w:proofErr w:type="spellStart"/>
            <w:r>
              <w:t>erz.attachments.request.startDay</w:t>
            </w:r>
            <w:proofErr w:type="spellEnd"/>
            <w:r>
              <w:t>» из файла «</w:t>
            </w:r>
            <w:proofErr w:type="spellStart"/>
            <w:r>
              <w:t>module-spu</w:t>
            </w:r>
            <w:proofErr w:type="spellEnd"/>
            <w:r>
              <w:t>/</w:t>
            </w:r>
            <w:proofErr w:type="spellStart"/>
            <w:r>
              <w:t>spu.properties</w:t>
            </w:r>
            <w:proofErr w:type="spellEnd"/>
            <w:r>
              <w:t>».</w:t>
            </w:r>
          </w:p>
          <w:p w14:paraId="00FB263F" w14:textId="4DF390AA" w:rsidR="00C30EB6" w:rsidRDefault="00992AE2" w:rsidP="00C30EB6">
            <w:r>
              <w:t>Доступно только при наличии у пользователя соответствующего права  (см. п.</w:t>
            </w:r>
            <w:r>
              <w:fldChar w:fldCharType="begin"/>
            </w:r>
            <w:r>
              <w:instrText xml:space="preserve"> REF _Ref423098564 \r \h </w:instrText>
            </w:r>
            <w:r>
              <w:fldChar w:fldCharType="separate"/>
            </w:r>
            <w:r>
              <w:t>12.2</w:t>
            </w:r>
            <w:r>
              <w:fldChar w:fldCharType="end"/>
            </w:r>
            <w:r>
              <w:t>)</w:t>
            </w:r>
            <w:r w:rsidR="00B47188">
              <w:t>. При недоступности, при наведении курсора должно отображаться сообщение с пояснением причины недоступности поля с текстом: «Недостаточно прав»</w:t>
            </w:r>
          </w:p>
          <w:p w14:paraId="032A4E56" w14:textId="3A6894BA" w:rsidR="000C20E2" w:rsidRPr="00014BB6" w:rsidRDefault="000C20E2" w:rsidP="00C30EB6"/>
        </w:tc>
      </w:tr>
      <w:tr w:rsidR="00281CFA" w:rsidRPr="007273C4" w14:paraId="00B296DF" w14:textId="77777777" w:rsidTr="005C070C">
        <w:tc>
          <w:tcPr>
            <w:tcW w:w="2458" w:type="dxa"/>
            <w:shd w:val="clear" w:color="auto" w:fill="auto"/>
          </w:tcPr>
          <w:p w14:paraId="345A445B" w14:textId="7E45D86B" w:rsidR="00281CFA" w:rsidRDefault="00281CFA" w:rsidP="00E9015A">
            <w:r>
              <w:lastRenderedPageBreak/>
              <w:t xml:space="preserve">За период </w:t>
            </w:r>
            <w:proofErr w:type="gramStart"/>
            <w:r>
              <w:t>по</w:t>
            </w:r>
            <w:proofErr w:type="gramEnd"/>
          </w:p>
        </w:tc>
        <w:tc>
          <w:tcPr>
            <w:tcW w:w="1260" w:type="dxa"/>
            <w:shd w:val="clear" w:color="auto" w:fill="auto"/>
          </w:tcPr>
          <w:p w14:paraId="05FD1F85" w14:textId="79B43D92" w:rsidR="00281CFA" w:rsidRPr="007273C4" w:rsidRDefault="00281CFA" w:rsidP="00E9015A">
            <w:pPr>
              <w:jc w:val="left"/>
            </w:pPr>
            <w:r>
              <w:t>Поле ввода даты</w:t>
            </w:r>
          </w:p>
        </w:tc>
        <w:tc>
          <w:tcPr>
            <w:tcW w:w="1215" w:type="dxa"/>
          </w:tcPr>
          <w:p w14:paraId="5AAED73B" w14:textId="4544CED3" w:rsidR="00281CFA" w:rsidRPr="007273C4" w:rsidRDefault="00281CFA" w:rsidP="00E9015A">
            <w:r>
              <w:t>Дата</w:t>
            </w:r>
          </w:p>
        </w:tc>
        <w:tc>
          <w:tcPr>
            <w:tcW w:w="990" w:type="dxa"/>
            <w:shd w:val="clear" w:color="auto" w:fill="auto"/>
          </w:tcPr>
          <w:p w14:paraId="0083C8D5" w14:textId="74BD2EBF" w:rsidR="00281CFA" w:rsidRPr="007273C4" w:rsidRDefault="00281CFA" w:rsidP="00E9015A">
            <w:r>
              <w:t>Да</w:t>
            </w:r>
          </w:p>
        </w:tc>
        <w:tc>
          <w:tcPr>
            <w:tcW w:w="3648" w:type="dxa"/>
            <w:shd w:val="clear" w:color="auto" w:fill="auto"/>
          </w:tcPr>
          <w:p w14:paraId="344511A5" w14:textId="77777777" w:rsidR="00281CFA" w:rsidRDefault="00281CFA" w:rsidP="00E9015A">
            <w:r>
              <w:t xml:space="preserve">Дата не может превышать </w:t>
            </w:r>
            <w:proofErr w:type="spellStart"/>
            <w:r>
              <w:t>сегодняшнуюю</w:t>
            </w:r>
            <w:proofErr w:type="spellEnd"/>
            <w:r>
              <w:t xml:space="preserve"> дату (не включая сегодняшнюю).</w:t>
            </w:r>
          </w:p>
          <w:p w14:paraId="3F45AE8A" w14:textId="77777777" w:rsidR="00281CFA" w:rsidRDefault="00281CFA" w:rsidP="00E9015A">
            <w:r>
              <w:t>Не может иметь пустое значение.</w:t>
            </w:r>
          </w:p>
          <w:p w14:paraId="6B77069D" w14:textId="77777777" w:rsidR="00281CFA" w:rsidRDefault="00281CFA" w:rsidP="00E9015A">
            <w:r>
              <w:t xml:space="preserve">Не может быть меньше </w:t>
            </w:r>
            <w:r w:rsidR="00052502">
              <w:t xml:space="preserve">или </w:t>
            </w:r>
            <w:proofErr w:type="gramStart"/>
            <w:r w:rsidR="00052502">
              <w:t>равна</w:t>
            </w:r>
            <w:proofErr w:type="gramEnd"/>
            <w:r w:rsidR="00052502">
              <w:t xml:space="preserve"> </w:t>
            </w:r>
            <w:r>
              <w:t>значения «За период с».</w:t>
            </w:r>
          </w:p>
          <w:p w14:paraId="53057697" w14:textId="6C4FE548" w:rsidR="005E58FA" w:rsidRDefault="005E58FA" w:rsidP="00E9015A">
            <w:r>
              <w:t xml:space="preserve">По умолчанию – </w:t>
            </w:r>
            <w:r w:rsidR="00014BB6">
              <w:rPr>
                <w:lang w:val="en-US"/>
              </w:rPr>
              <w:t>N</w:t>
            </w:r>
            <w:r>
              <w:t>-е число отчетного месяца.</w:t>
            </w:r>
          </w:p>
          <w:p w14:paraId="4622980F" w14:textId="77777777" w:rsidR="00C30EB6" w:rsidRDefault="00C30EB6" w:rsidP="00C30EB6">
            <w:r>
              <w:t>Где N = значение параметра «</w:t>
            </w:r>
            <w:proofErr w:type="spellStart"/>
            <w:r>
              <w:t>erz.attachments.request.endDay</w:t>
            </w:r>
            <w:proofErr w:type="spellEnd"/>
            <w:r>
              <w:t>» из файла «</w:t>
            </w:r>
            <w:proofErr w:type="spellStart"/>
            <w:r>
              <w:t>module-spu</w:t>
            </w:r>
            <w:proofErr w:type="spellEnd"/>
            <w:r>
              <w:t>/</w:t>
            </w:r>
            <w:proofErr w:type="spellStart"/>
            <w:r>
              <w:t>spu.properties</w:t>
            </w:r>
            <w:proofErr w:type="spellEnd"/>
            <w:r>
              <w:t>» либо текущая дата, в зависимости от того, что меньше.</w:t>
            </w:r>
          </w:p>
          <w:p w14:paraId="5ABC310D" w14:textId="614D829A" w:rsidR="00C30EB6" w:rsidRPr="007273C4" w:rsidRDefault="00992AE2" w:rsidP="00C30EB6">
            <w:r>
              <w:t>Доступно только при наличии у пользователя соответствующего права  (см. п.</w:t>
            </w:r>
            <w:r>
              <w:fldChar w:fldCharType="begin"/>
            </w:r>
            <w:r>
              <w:instrText xml:space="preserve"> REF _Ref423098564 \r \h </w:instrText>
            </w:r>
            <w:r>
              <w:fldChar w:fldCharType="separate"/>
            </w:r>
            <w:r>
              <w:t>12.2</w:t>
            </w:r>
            <w:r>
              <w:fldChar w:fldCharType="end"/>
            </w:r>
            <w:r>
              <w:t>)</w:t>
            </w:r>
            <w:r w:rsidR="00B47188">
              <w:t>. При недоступности, при наведении курсора должно отображаться сообщение с пояснением причины недоступности поля с текстом: «Недостаточно прав»</w:t>
            </w:r>
          </w:p>
        </w:tc>
      </w:tr>
      <w:tr w:rsidR="00475DC9" w:rsidRPr="007273C4" w14:paraId="71F30648" w14:textId="77777777" w:rsidTr="005C070C">
        <w:tc>
          <w:tcPr>
            <w:tcW w:w="2458" w:type="dxa"/>
            <w:shd w:val="clear" w:color="auto" w:fill="auto"/>
          </w:tcPr>
          <w:p w14:paraId="511CF3F8" w14:textId="6F45C084" w:rsidR="00475DC9" w:rsidRPr="007273C4" w:rsidRDefault="00475DC9" w:rsidP="00E9015A">
            <w:r w:rsidRPr="007273C4">
              <w:t>Дата и время последнего запроса</w:t>
            </w:r>
          </w:p>
        </w:tc>
        <w:tc>
          <w:tcPr>
            <w:tcW w:w="1260" w:type="dxa"/>
            <w:shd w:val="clear" w:color="auto" w:fill="auto"/>
          </w:tcPr>
          <w:p w14:paraId="5EC849CF" w14:textId="77777777" w:rsidR="00475DC9" w:rsidRPr="007273C4" w:rsidRDefault="00475DC9" w:rsidP="00E9015A">
            <w:pPr>
              <w:jc w:val="left"/>
            </w:pPr>
            <w:proofErr w:type="spellStart"/>
            <w:r w:rsidRPr="007273C4">
              <w:t>Нередакт</w:t>
            </w:r>
            <w:proofErr w:type="spellEnd"/>
            <w:r w:rsidRPr="007273C4">
              <w:t>. Поле</w:t>
            </w:r>
          </w:p>
        </w:tc>
        <w:tc>
          <w:tcPr>
            <w:tcW w:w="1215" w:type="dxa"/>
          </w:tcPr>
          <w:p w14:paraId="44C46670" w14:textId="77777777" w:rsidR="00475DC9" w:rsidRPr="007273C4" w:rsidRDefault="00475DC9" w:rsidP="00E9015A">
            <w:r w:rsidRPr="007273C4">
              <w:t>Дата, время</w:t>
            </w:r>
          </w:p>
        </w:tc>
        <w:tc>
          <w:tcPr>
            <w:tcW w:w="990" w:type="dxa"/>
            <w:shd w:val="clear" w:color="auto" w:fill="auto"/>
          </w:tcPr>
          <w:p w14:paraId="3D9AA12B" w14:textId="345873CA" w:rsidR="00475DC9" w:rsidRPr="007273C4" w:rsidRDefault="00281CFA" w:rsidP="00E9015A">
            <w:r>
              <w:t>-</w:t>
            </w:r>
          </w:p>
        </w:tc>
        <w:tc>
          <w:tcPr>
            <w:tcW w:w="3648" w:type="dxa"/>
            <w:shd w:val="clear" w:color="auto" w:fill="auto"/>
          </w:tcPr>
          <w:p w14:paraId="7025B739" w14:textId="4FB329A3" w:rsidR="00475DC9" w:rsidRPr="007273C4" w:rsidRDefault="00475DC9" w:rsidP="00E9015A">
            <w:r w:rsidRPr="007273C4">
              <w:t xml:space="preserve">Отображение даты и времени последнего успешного запроса изменений прикреплений из </w:t>
            </w:r>
            <w:r w:rsidR="00195E9C">
              <w:t>ИШ ЕРЗ</w:t>
            </w:r>
            <w:r w:rsidRPr="007273C4">
              <w:t xml:space="preserve"> и отображения результатов</w:t>
            </w:r>
          </w:p>
        </w:tc>
      </w:tr>
    </w:tbl>
    <w:p w14:paraId="1344ECAC" w14:textId="77777777" w:rsidR="00475DC9" w:rsidRPr="007273C4" w:rsidRDefault="00475DC9" w:rsidP="00475DC9"/>
    <w:p w14:paraId="56384758" w14:textId="77777777" w:rsidR="00475DC9" w:rsidRPr="007273C4" w:rsidRDefault="00475DC9" w:rsidP="00475DC9">
      <w:r w:rsidRPr="007273C4">
        <w:t>Описание полей таблицы:</w:t>
      </w:r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1877"/>
        <w:gridCol w:w="1320"/>
        <w:gridCol w:w="6409"/>
      </w:tblGrid>
      <w:tr w:rsidR="00475DC9" w:rsidRPr="007273C4" w14:paraId="6D718423" w14:textId="77777777" w:rsidTr="00E9015A">
        <w:trPr>
          <w:tblHeader/>
        </w:trPr>
        <w:tc>
          <w:tcPr>
            <w:tcW w:w="1877" w:type="dxa"/>
            <w:shd w:val="clear" w:color="auto" w:fill="D9D9D9" w:themeFill="background1" w:themeFillShade="D9"/>
            <w:vAlign w:val="center"/>
          </w:tcPr>
          <w:p w14:paraId="4815D209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Наименование колонки</w:t>
            </w:r>
          </w:p>
        </w:tc>
        <w:tc>
          <w:tcPr>
            <w:tcW w:w="1320" w:type="dxa"/>
            <w:shd w:val="clear" w:color="auto" w:fill="D9D9D9" w:themeFill="background1" w:themeFillShade="D9"/>
          </w:tcPr>
          <w:p w14:paraId="08277FA9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Тип данных</w:t>
            </w:r>
          </w:p>
        </w:tc>
        <w:tc>
          <w:tcPr>
            <w:tcW w:w="6409" w:type="dxa"/>
            <w:shd w:val="clear" w:color="auto" w:fill="D9D9D9" w:themeFill="background1" w:themeFillShade="D9"/>
            <w:vAlign w:val="center"/>
          </w:tcPr>
          <w:p w14:paraId="6E592872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Описание</w:t>
            </w:r>
          </w:p>
        </w:tc>
      </w:tr>
      <w:tr w:rsidR="00475DC9" w:rsidRPr="007273C4" w14:paraId="27353F54" w14:textId="77777777" w:rsidTr="00E9015A">
        <w:tc>
          <w:tcPr>
            <w:tcW w:w="1877" w:type="dxa"/>
            <w:shd w:val="clear" w:color="auto" w:fill="auto"/>
          </w:tcPr>
          <w:p w14:paraId="36E7341E" w14:textId="77777777" w:rsidR="00475DC9" w:rsidRPr="007273C4" w:rsidRDefault="00475DC9" w:rsidP="00E9015A">
            <w:r w:rsidRPr="007273C4">
              <w:t>Страховая принадлежность</w:t>
            </w:r>
          </w:p>
        </w:tc>
        <w:tc>
          <w:tcPr>
            <w:tcW w:w="1320" w:type="dxa"/>
          </w:tcPr>
          <w:p w14:paraId="5EC7310C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6409" w:type="dxa"/>
            <w:shd w:val="clear" w:color="auto" w:fill="auto"/>
          </w:tcPr>
          <w:p w14:paraId="5E961AB8" w14:textId="77777777" w:rsidR="00475DC9" w:rsidRPr="00427D66" w:rsidRDefault="00475DC9" w:rsidP="00E9015A">
            <w:r w:rsidRPr="007273C4">
              <w:t xml:space="preserve">Название СМО. В строки таблицы выводится полный перечень страховых организаций, </w:t>
            </w:r>
            <w:proofErr w:type="spellStart"/>
            <w:r w:rsidRPr="007273C4">
              <w:t>участвюущих</w:t>
            </w:r>
            <w:proofErr w:type="spellEnd"/>
            <w:r w:rsidRPr="007273C4">
              <w:t xml:space="preserve"> в программе ОМС г. Москвы. Для вывода используется справочник </w:t>
            </w:r>
            <w:proofErr w:type="spellStart"/>
            <w:r w:rsidRPr="007273C4">
              <w:rPr>
                <w:b/>
                <w:lang w:val="en-US"/>
              </w:rPr>
              <w:t>sprsmo</w:t>
            </w:r>
            <w:proofErr w:type="spellEnd"/>
            <w:r w:rsidRPr="007273C4">
              <w:rPr>
                <w:b/>
              </w:rPr>
              <w:t>**.</w:t>
            </w:r>
            <w:r w:rsidRPr="007273C4">
              <w:rPr>
                <w:b/>
                <w:lang w:val="en-US"/>
              </w:rPr>
              <w:t>dbf</w:t>
            </w:r>
            <w:r w:rsidRPr="007273C4">
              <w:t xml:space="preserve"> НСИ МГФОМС. Также добавляется последняя строка с названием «Неизвестна».</w:t>
            </w:r>
          </w:p>
          <w:p w14:paraId="1AB18482" w14:textId="0968D364" w:rsidR="00427D66" w:rsidRPr="00427D66" w:rsidRDefault="00427D66" w:rsidP="00E9015A">
            <w:r>
              <w:t xml:space="preserve">СМО, которые были упразднены, не должны выводиться в эту колонку (в справочнике </w:t>
            </w:r>
            <w:r>
              <w:rPr>
                <w:lang w:val="en-US"/>
              </w:rPr>
              <w:t>QQ</w:t>
            </w:r>
            <w:r w:rsidRPr="00427D66">
              <w:t xml:space="preserve"> </w:t>
            </w:r>
            <w:r>
              <w:t xml:space="preserve">не равно </w:t>
            </w:r>
            <w:r>
              <w:rPr>
                <w:lang w:val="en-US"/>
              </w:rPr>
              <w:t>OLD</w:t>
            </w:r>
            <w:r w:rsidRPr="00427D66">
              <w:t>_</w:t>
            </w:r>
            <w:r>
              <w:rPr>
                <w:lang w:val="en-US"/>
              </w:rPr>
              <w:t>QQ</w:t>
            </w:r>
            <w:r w:rsidRPr="00427D66">
              <w:t>).</w:t>
            </w:r>
          </w:p>
        </w:tc>
      </w:tr>
      <w:tr w:rsidR="00C539BB" w:rsidRPr="007273C4" w14:paraId="49F902D5" w14:textId="77777777" w:rsidTr="00E9015A">
        <w:tc>
          <w:tcPr>
            <w:tcW w:w="1877" w:type="dxa"/>
            <w:shd w:val="clear" w:color="auto" w:fill="auto"/>
          </w:tcPr>
          <w:p w14:paraId="4EF6D5DE" w14:textId="68E7FA94" w:rsidR="00C539BB" w:rsidRPr="007273C4" w:rsidRDefault="00C35D1F" w:rsidP="00E9015A">
            <w:r>
              <w:t>Период</w:t>
            </w:r>
          </w:p>
        </w:tc>
        <w:tc>
          <w:tcPr>
            <w:tcW w:w="1320" w:type="dxa"/>
          </w:tcPr>
          <w:p w14:paraId="6E778BFF" w14:textId="4104B86A" w:rsidR="00C539BB" w:rsidRPr="007273C4" w:rsidRDefault="00C539BB" w:rsidP="00E9015A">
            <w:r>
              <w:t>Дата</w:t>
            </w:r>
          </w:p>
        </w:tc>
        <w:tc>
          <w:tcPr>
            <w:tcW w:w="6409" w:type="dxa"/>
            <w:shd w:val="clear" w:color="auto" w:fill="auto"/>
          </w:tcPr>
          <w:p w14:paraId="2814EE0F" w14:textId="68D68B18" w:rsidR="00C539BB" w:rsidRDefault="00C539BB" w:rsidP="00E9015A">
            <w:r>
              <w:t>Дат</w:t>
            </w:r>
            <w:r w:rsidR="00C35D1F">
              <w:t>ы</w:t>
            </w:r>
            <w:r>
              <w:t xml:space="preserve"> начала </w:t>
            </w:r>
            <w:r w:rsidR="00C35D1F">
              <w:t xml:space="preserve">и окончания </w:t>
            </w:r>
            <w:r>
              <w:t>периода выборки новых прикреплений (</w:t>
            </w:r>
            <w:proofErr w:type="spellStart"/>
            <w:r>
              <w:rPr>
                <w:lang w:val="en-US"/>
              </w:rPr>
              <w:t>spu</w:t>
            </w:r>
            <w:proofErr w:type="spellEnd"/>
            <w:r w:rsidRPr="00B94379">
              <w:t>_</w:t>
            </w:r>
            <w:proofErr w:type="spellStart"/>
            <w:r>
              <w:rPr>
                <w:lang w:val="en-US"/>
              </w:rPr>
              <w:t>erz</w:t>
            </w:r>
            <w:proofErr w:type="spellEnd"/>
            <w:r w:rsidRPr="00B94379">
              <w:t>_</w:t>
            </w:r>
            <w:r>
              <w:rPr>
                <w:lang w:val="en-US"/>
              </w:rPr>
              <w:t>attachments</w:t>
            </w:r>
            <w:r w:rsidRPr="00B94379">
              <w:t>_</w:t>
            </w:r>
            <w:r>
              <w:rPr>
                <w:lang w:val="en-US"/>
              </w:rPr>
              <w:t>session</w:t>
            </w:r>
            <w:r w:rsidRPr="00B94379">
              <w:t>_</w:t>
            </w:r>
            <w:r>
              <w:rPr>
                <w:lang w:val="en-US"/>
              </w:rPr>
              <w:t>payer</w:t>
            </w:r>
            <w:r w:rsidRPr="00B94379">
              <w:t>.</w:t>
            </w:r>
            <w:r>
              <w:rPr>
                <w:lang w:val="en-US"/>
              </w:rPr>
              <w:t>date</w:t>
            </w:r>
            <w:r w:rsidRPr="00B94379">
              <w:t>_</w:t>
            </w:r>
            <w:r>
              <w:rPr>
                <w:lang w:val="en-US"/>
              </w:rPr>
              <w:t>from</w:t>
            </w:r>
            <w:r w:rsidR="00C35D1F">
              <w:t xml:space="preserve"> и </w:t>
            </w:r>
            <w:proofErr w:type="spellStart"/>
            <w:r w:rsidR="00C35D1F">
              <w:rPr>
                <w:lang w:val="en-US"/>
              </w:rPr>
              <w:lastRenderedPageBreak/>
              <w:t>spu</w:t>
            </w:r>
            <w:proofErr w:type="spellEnd"/>
            <w:r w:rsidR="00C35D1F" w:rsidRPr="003B4C01">
              <w:t>_</w:t>
            </w:r>
            <w:proofErr w:type="spellStart"/>
            <w:r w:rsidR="00C35D1F">
              <w:rPr>
                <w:lang w:val="en-US"/>
              </w:rPr>
              <w:t>erz</w:t>
            </w:r>
            <w:proofErr w:type="spellEnd"/>
            <w:r w:rsidR="00C35D1F" w:rsidRPr="003B4C01">
              <w:t>_</w:t>
            </w:r>
            <w:r w:rsidR="00C35D1F">
              <w:rPr>
                <w:lang w:val="en-US"/>
              </w:rPr>
              <w:t>attachments</w:t>
            </w:r>
            <w:r w:rsidR="00C35D1F" w:rsidRPr="003B4C01">
              <w:t>_</w:t>
            </w:r>
            <w:r w:rsidR="00C35D1F">
              <w:rPr>
                <w:lang w:val="en-US"/>
              </w:rPr>
              <w:t>session</w:t>
            </w:r>
            <w:r w:rsidR="00C35D1F" w:rsidRPr="003B4C01">
              <w:t>_</w:t>
            </w:r>
            <w:r w:rsidR="00C35D1F">
              <w:rPr>
                <w:lang w:val="en-US"/>
              </w:rPr>
              <w:t>payer</w:t>
            </w:r>
            <w:r w:rsidR="00C35D1F" w:rsidRPr="003B4C01">
              <w:t>.</w:t>
            </w:r>
            <w:r w:rsidR="00C35D1F">
              <w:rPr>
                <w:lang w:val="en-US"/>
              </w:rPr>
              <w:t>date</w:t>
            </w:r>
            <w:r w:rsidR="00C35D1F" w:rsidRPr="003B4C01">
              <w:t>_</w:t>
            </w:r>
            <w:r w:rsidR="00C35D1F">
              <w:rPr>
                <w:lang w:val="en-US"/>
              </w:rPr>
              <w:t>to</w:t>
            </w:r>
            <w:r w:rsidRPr="00B94379">
              <w:t>)</w:t>
            </w:r>
            <w:r>
              <w:t>.</w:t>
            </w:r>
          </w:p>
          <w:p w14:paraId="09A313BB" w14:textId="503891A6" w:rsidR="00C35D1F" w:rsidRDefault="00C35D1F" w:rsidP="00E9015A">
            <w:r>
              <w:t>Записываются через тире.</w:t>
            </w:r>
          </w:p>
          <w:p w14:paraId="7B42BA7B" w14:textId="7FDF87DA" w:rsidR="00C539BB" w:rsidRPr="00C539BB" w:rsidRDefault="00C35D1F" w:rsidP="00E9015A">
            <w:proofErr w:type="gramStart"/>
            <w:r>
              <w:t xml:space="preserve">Выводятся </w:t>
            </w:r>
            <w:r w:rsidR="00C539BB">
              <w:t>для конкретной СМО, т.к. в общем случае, если ИП для каких-то СМО</w:t>
            </w:r>
            <w:r w:rsidR="00C539BB" w:rsidRPr="00B94379">
              <w:t xml:space="preserve"> </w:t>
            </w:r>
            <w:r w:rsidR="00C539BB">
              <w:t>уже в процессе обработки, и для них не может быть обновления, то для этой СМО данные могут быть обновлены с произвольными датами.</w:t>
            </w:r>
            <w:proofErr w:type="gramEnd"/>
          </w:p>
        </w:tc>
      </w:tr>
      <w:tr w:rsidR="00475DC9" w:rsidRPr="007273C4" w14:paraId="4CB066D3" w14:textId="77777777" w:rsidTr="00E9015A">
        <w:tc>
          <w:tcPr>
            <w:tcW w:w="1877" w:type="dxa"/>
            <w:shd w:val="clear" w:color="auto" w:fill="auto"/>
          </w:tcPr>
          <w:p w14:paraId="40CB33A9" w14:textId="77777777" w:rsidR="00475DC9" w:rsidRPr="007273C4" w:rsidRDefault="00475DC9" w:rsidP="00E9015A">
            <w:r w:rsidRPr="007273C4">
              <w:lastRenderedPageBreak/>
              <w:t>Новых прикреплений</w:t>
            </w:r>
          </w:p>
        </w:tc>
        <w:tc>
          <w:tcPr>
            <w:tcW w:w="1320" w:type="dxa"/>
          </w:tcPr>
          <w:p w14:paraId="4E89B26F" w14:textId="77777777" w:rsidR="00475DC9" w:rsidRPr="007273C4" w:rsidRDefault="00475DC9" w:rsidP="00E9015A">
            <w:proofErr w:type="spellStart"/>
            <w:r w:rsidRPr="007273C4">
              <w:t>Натруальное</w:t>
            </w:r>
            <w:proofErr w:type="spellEnd"/>
            <w:r w:rsidRPr="007273C4">
              <w:t xml:space="preserve"> число</w:t>
            </w:r>
          </w:p>
        </w:tc>
        <w:tc>
          <w:tcPr>
            <w:tcW w:w="6409" w:type="dxa"/>
            <w:shd w:val="clear" w:color="auto" w:fill="auto"/>
          </w:tcPr>
          <w:p w14:paraId="138F3693" w14:textId="77777777" w:rsidR="00475DC9" w:rsidRPr="007273C4" w:rsidRDefault="00475DC9" w:rsidP="00E9015A">
            <w:r w:rsidRPr="007273C4">
              <w:t xml:space="preserve">Количество вновь </w:t>
            </w:r>
            <w:proofErr w:type="gramStart"/>
            <w:r w:rsidRPr="007273C4">
              <w:t>прикрепленных</w:t>
            </w:r>
            <w:proofErr w:type="gramEnd"/>
            <w:r w:rsidRPr="007273C4">
              <w:t xml:space="preserve"> застрахованных за отчетный период. Суммируется для всех новых </w:t>
            </w:r>
            <w:proofErr w:type="gramStart"/>
            <w:r w:rsidRPr="007273C4">
              <w:t>прикреплений</w:t>
            </w:r>
            <w:proofErr w:type="gramEnd"/>
            <w:r w:rsidRPr="007273C4">
              <w:t xml:space="preserve"> застрахованных по условиям:</w:t>
            </w:r>
          </w:p>
          <w:p w14:paraId="782D6E9B" w14:textId="21BC3C34" w:rsidR="00475DC9" w:rsidRPr="007273C4" w:rsidRDefault="00475DC9" w:rsidP="00E9015A">
            <w:pPr>
              <w:pStyle w:val="a0"/>
              <w:numPr>
                <w:ilvl w:val="0"/>
                <w:numId w:val="14"/>
              </w:numPr>
            </w:pPr>
            <w:r w:rsidRPr="007273C4">
              <w:t>изменение в прикреплении соответствует СМО в данной строке (определение страховой принадлежности – см. п.</w:t>
            </w:r>
            <w:r w:rsidRPr="007273C4">
              <w:fldChar w:fldCharType="begin"/>
            </w:r>
            <w:r w:rsidRPr="007273C4">
              <w:instrText xml:space="preserve"> REF _Ref401924483 \r \h </w:instrText>
            </w:r>
            <w:r w:rsidR="005C5966" w:rsidRPr="007273C4">
              <w:instrText xml:space="preserve"> \* MERGEFORMAT </w:instrText>
            </w:r>
            <w:r w:rsidRPr="007273C4">
              <w:fldChar w:fldCharType="separate"/>
            </w:r>
            <w:r w:rsidR="00887A96">
              <w:t>3.2.3</w:t>
            </w:r>
            <w:r w:rsidRPr="007273C4">
              <w:fldChar w:fldCharType="end"/>
            </w:r>
            <w:r w:rsidRPr="007273C4">
              <w:t>);</w:t>
            </w:r>
          </w:p>
          <w:p w14:paraId="0EF85EDB" w14:textId="033CB2F6" w:rsidR="00475DC9" w:rsidRDefault="00475DC9" w:rsidP="00E9015A">
            <w:pPr>
              <w:pStyle w:val="a0"/>
              <w:numPr>
                <w:ilvl w:val="0"/>
                <w:numId w:val="14"/>
              </w:numPr>
            </w:pPr>
            <w:r w:rsidRPr="007273C4">
              <w:t xml:space="preserve">определено новое прикрепление в соответствии с алгоритмом – см. п. </w:t>
            </w:r>
            <w:r w:rsidRPr="007273C4">
              <w:fldChar w:fldCharType="begin"/>
            </w:r>
            <w:r w:rsidRPr="007273C4">
              <w:instrText xml:space="preserve"> REF _Ref402187971 \r \h </w:instrText>
            </w:r>
            <w:r w:rsidR="005C5966" w:rsidRPr="007273C4">
              <w:instrText xml:space="preserve"> \* MERGEFORMAT </w:instrText>
            </w:r>
            <w:r w:rsidRPr="007273C4">
              <w:fldChar w:fldCharType="separate"/>
            </w:r>
            <w:r w:rsidR="00887A96">
              <w:t>3.2.4</w:t>
            </w:r>
            <w:r w:rsidRPr="007273C4">
              <w:fldChar w:fldCharType="end"/>
            </w:r>
            <w:r w:rsidR="00BE2382">
              <w:t>;</w:t>
            </w:r>
          </w:p>
          <w:p w14:paraId="01F91BE9" w14:textId="5E9C6858" w:rsidR="00BE2382" w:rsidRPr="007273C4" w:rsidRDefault="00BE2382" w:rsidP="00E9015A">
            <w:pPr>
              <w:pStyle w:val="a0"/>
              <w:numPr>
                <w:ilvl w:val="0"/>
                <w:numId w:val="14"/>
              </w:numPr>
            </w:pPr>
            <w:r>
              <w:t>выводится «0», если в выбранный отчетный период не получено ни одного прикрепления</w:t>
            </w:r>
          </w:p>
        </w:tc>
      </w:tr>
      <w:tr w:rsidR="00475DC9" w:rsidRPr="007273C4" w14:paraId="654F2F71" w14:textId="77777777" w:rsidTr="00E9015A">
        <w:tc>
          <w:tcPr>
            <w:tcW w:w="1877" w:type="dxa"/>
            <w:shd w:val="clear" w:color="auto" w:fill="auto"/>
          </w:tcPr>
          <w:p w14:paraId="26659ACD" w14:textId="77777777" w:rsidR="00475DC9" w:rsidRPr="007273C4" w:rsidRDefault="00475DC9" w:rsidP="00E9015A">
            <w:r w:rsidRPr="007273C4">
              <w:t>Ошибки/сообщения</w:t>
            </w:r>
          </w:p>
        </w:tc>
        <w:tc>
          <w:tcPr>
            <w:tcW w:w="1320" w:type="dxa"/>
          </w:tcPr>
          <w:p w14:paraId="22F07567" w14:textId="5779E0DB" w:rsidR="00475DC9" w:rsidRPr="007F7E8D" w:rsidRDefault="00475DC9" w:rsidP="00E9015A">
            <w:r w:rsidRPr="007273C4">
              <w:t>Натуральное число</w:t>
            </w:r>
          </w:p>
        </w:tc>
        <w:tc>
          <w:tcPr>
            <w:tcW w:w="6409" w:type="dxa"/>
            <w:shd w:val="clear" w:color="auto" w:fill="auto"/>
          </w:tcPr>
          <w:p w14:paraId="56705DE9" w14:textId="54E86902" w:rsidR="00143FA1" w:rsidRPr="000F1655" w:rsidRDefault="00475DC9" w:rsidP="00143FA1">
            <w:pPr>
              <w:pStyle w:val="a0"/>
              <w:numPr>
                <w:ilvl w:val="0"/>
                <w:numId w:val="34"/>
              </w:numPr>
            </w:pPr>
            <w:r w:rsidRPr="007273C4">
              <w:t xml:space="preserve">Число записей в реестре </w:t>
            </w:r>
            <w:proofErr w:type="gramStart"/>
            <w:r w:rsidRPr="007273C4">
              <w:t>ответной</w:t>
            </w:r>
            <w:proofErr w:type="gramEnd"/>
            <w:r w:rsidRPr="007273C4">
              <w:t xml:space="preserve"> ИП из СМО</w:t>
            </w:r>
          </w:p>
          <w:p w14:paraId="06183286" w14:textId="78D39D5D" w:rsidR="00A632EA" w:rsidRDefault="00A632EA" w:rsidP="00143FA1">
            <w:proofErr w:type="gramStart"/>
            <w:r>
              <w:t>Если в присланной ИП нет файла с реестром ошибок или файл реестра пустой, то отображать «0» без гиперссылки на значении.</w:t>
            </w:r>
            <w:proofErr w:type="gramEnd"/>
          </w:p>
          <w:p w14:paraId="7DD4BC77" w14:textId="2F7043D7" w:rsidR="007F7E8D" w:rsidRPr="00453B7D" w:rsidRDefault="00453B7D" w:rsidP="00143FA1">
            <w:r>
              <w:t>Для СМО «Неизвестна» в колонке должно быть пусто.</w:t>
            </w:r>
          </w:p>
        </w:tc>
      </w:tr>
      <w:tr w:rsidR="00475DC9" w:rsidRPr="007273C4" w14:paraId="513F9565" w14:textId="77777777" w:rsidTr="00E9015A">
        <w:tc>
          <w:tcPr>
            <w:tcW w:w="1877" w:type="dxa"/>
            <w:shd w:val="clear" w:color="auto" w:fill="auto"/>
          </w:tcPr>
          <w:p w14:paraId="29DBF8D0" w14:textId="2FCFA34A" w:rsidR="00475DC9" w:rsidRPr="007273C4" w:rsidRDefault="00475DC9" w:rsidP="00E9015A">
            <w:r w:rsidRPr="007273C4">
              <w:t>Статус</w:t>
            </w:r>
          </w:p>
        </w:tc>
        <w:tc>
          <w:tcPr>
            <w:tcW w:w="1320" w:type="dxa"/>
          </w:tcPr>
          <w:p w14:paraId="76E51994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6409" w:type="dxa"/>
            <w:shd w:val="clear" w:color="auto" w:fill="auto"/>
          </w:tcPr>
          <w:p w14:paraId="043FCAFC" w14:textId="77777777" w:rsidR="00475DC9" w:rsidRDefault="00475DC9" w:rsidP="00E9015A">
            <w:r w:rsidRPr="007273C4">
              <w:t>Берется значение поля Статус сущности «Описание ИП» (см. постановку «ОМС.40.1.1.Информационный обмен»)</w:t>
            </w:r>
          </w:p>
          <w:p w14:paraId="13804D07" w14:textId="77777777" w:rsidR="00453B7D" w:rsidRDefault="00453B7D" w:rsidP="00E9015A">
            <w:r>
              <w:t>Для СМО «Неизвестна» в колонке должно быть пусто.</w:t>
            </w:r>
          </w:p>
          <w:p w14:paraId="2BF9A94E" w14:textId="10F65CD5" w:rsidR="00C02E7C" w:rsidRDefault="00C02E7C" w:rsidP="005B3E09">
            <w:r>
              <w:t>После статуса «Ошибка получения ИП» в скобках должен выводиться код ошибки</w:t>
            </w:r>
            <w:r w:rsidR="00F17134">
              <w:t>, который подсвечивается, как содержащий подсказку</w:t>
            </w:r>
            <w:r>
              <w:t xml:space="preserve">. </w:t>
            </w:r>
            <w:r w:rsidR="00F17134">
              <w:t>При наведении курсора отображается текст сообщения об ошибке в зависимости от кода</w:t>
            </w:r>
            <w:r w:rsidR="00BA042E">
              <w:t xml:space="preserve"> (</w:t>
            </w:r>
            <w:r w:rsidR="00BA042E">
              <w:fldChar w:fldCharType="begin"/>
            </w:r>
            <w:r w:rsidR="00BA042E">
              <w:instrText xml:space="preserve"> REF _Ref422841998 \h </w:instrText>
            </w:r>
            <w:r w:rsidR="00BA042E">
              <w:fldChar w:fldCharType="separate"/>
            </w:r>
            <w:r w:rsidR="00BA042E">
              <w:t xml:space="preserve">Таблица </w:t>
            </w:r>
            <w:r w:rsidR="00BA042E">
              <w:rPr>
                <w:noProof/>
              </w:rPr>
              <w:t>1</w:t>
            </w:r>
            <w:r w:rsidR="00BA042E">
              <w:fldChar w:fldCharType="end"/>
            </w:r>
            <w:r w:rsidR="00BA042E">
              <w:t>)</w:t>
            </w:r>
            <w:r w:rsidR="00150E61">
              <w:t>.</w:t>
            </w:r>
          </w:p>
          <w:p w14:paraId="63C772E6" w14:textId="77777777" w:rsidR="00F17134" w:rsidRDefault="00F17134" w:rsidP="00F17134">
            <w:r>
              <w:t xml:space="preserve">ВНИМАНИЕ! Статус «Получен ответ*» должен выводиться на экран без звездочки (звездочка в документе используется для отличия от статуса «Получен ответ»). </w:t>
            </w:r>
          </w:p>
          <w:p w14:paraId="4E1330AF" w14:textId="2644E8E8" w:rsidR="00150E61" w:rsidRPr="00122B15" w:rsidRDefault="00150E61" w:rsidP="009C10A1">
            <w:r>
              <w:t xml:space="preserve">При статусе «Получен ответ*» </w:t>
            </w:r>
            <w:r w:rsidR="00F17134">
              <w:t>название статуса</w:t>
            </w:r>
            <w:r>
              <w:t xml:space="preserve"> подсвечивается</w:t>
            </w:r>
            <w:r w:rsidR="00F17134">
              <w:t>,</w:t>
            </w:r>
            <w:r>
              <w:t xml:space="preserve"> как содержащее подсказку. При наведении курсора отображается текст подсказки: «</w:t>
            </w:r>
            <w:r w:rsidR="009C10A1">
              <w:t xml:space="preserve">Ответ СМО содержит пациентов, которые не были заявлены </w:t>
            </w:r>
            <w:proofErr w:type="gramStart"/>
            <w:r w:rsidR="009C10A1">
              <w:t>в</w:t>
            </w:r>
            <w:proofErr w:type="gramEnd"/>
            <w:r w:rsidR="009C10A1">
              <w:t xml:space="preserve"> отправленной ИП»</w:t>
            </w:r>
          </w:p>
        </w:tc>
      </w:tr>
      <w:tr w:rsidR="00475DC9" w:rsidRPr="007273C4" w14:paraId="4C1826CC" w14:textId="77777777" w:rsidTr="00E9015A">
        <w:tc>
          <w:tcPr>
            <w:tcW w:w="1877" w:type="dxa"/>
            <w:shd w:val="clear" w:color="auto" w:fill="auto"/>
          </w:tcPr>
          <w:p w14:paraId="0F532C25" w14:textId="23E0D913" w:rsidR="00475DC9" w:rsidRPr="007273C4" w:rsidRDefault="00F5617C" w:rsidP="00E9015A">
            <w:r>
              <w:t>Отправлено</w:t>
            </w:r>
          </w:p>
        </w:tc>
        <w:tc>
          <w:tcPr>
            <w:tcW w:w="1320" w:type="dxa"/>
          </w:tcPr>
          <w:p w14:paraId="04D142DD" w14:textId="77777777" w:rsidR="00475DC9" w:rsidRPr="007273C4" w:rsidRDefault="00475DC9" w:rsidP="00E9015A">
            <w:r w:rsidRPr="007273C4">
              <w:t>Дата</w:t>
            </w:r>
          </w:p>
        </w:tc>
        <w:tc>
          <w:tcPr>
            <w:tcW w:w="6409" w:type="dxa"/>
            <w:shd w:val="clear" w:color="auto" w:fill="auto"/>
          </w:tcPr>
          <w:p w14:paraId="20529530" w14:textId="77777777" w:rsidR="00475DC9" w:rsidRDefault="00475DC9" w:rsidP="00E9015A">
            <w:r w:rsidRPr="007273C4">
              <w:t xml:space="preserve">Дата успешной отправки ИП с изменениями прикреплений в </w:t>
            </w:r>
            <w:proofErr w:type="spellStart"/>
            <w:r w:rsidRPr="007273C4">
              <w:t>соответствющую</w:t>
            </w:r>
            <w:proofErr w:type="spellEnd"/>
            <w:r w:rsidRPr="007273C4">
              <w:t xml:space="preserve"> СМО (см. п.</w:t>
            </w:r>
            <w:r w:rsidRPr="007273C4">
              <w:fldChar w:fldCharType="begin"/>
            </w:r>
            <w:r w:rsidRPr="007273C4">
              <w:instrText xml:space="preserve"> REF _Ref399762465 \r \h  \* MERGEFORMAT </w:instrText>
            </w:r>
            <w:r w:rsidRPr="007273C4">
              <w:fldChar w:fldCharType="separate"/>
            </w:r>
            <w:r w:rsidR="00887A96">
              <w:t>4</w:t>
            </w:r>
            <w:r w:rsidRPr="007273C4">
              <w:fldChar w:fldCharType="end"/>
            </w:r>
            <w:r w:rsidRPr="007273C4">
              <w:t>). Соответствует полю «Дата отправки» сущности «Сообщение» (см. постановку «ОМС.40.1.1.Информационный обмен»)</w:t>
            </w:r>
          </w:p>
          <w:p w14:paraId="6AFECD55" w14:textId="1B321294" w:rsidR="00453B7D" w:rsidRPr="007273C4" w:rsidRDefault="00453B7D" w:rsidP="00E9015A">
            <w:r>
              <w:lastRenderedPageBreak/>
              <w:t>Для СМО «Неизвестна» в колонке должно быть пусто.</w:t>
            </w:r>
          </w:p>
        </w:tc>
      </w:tr>
      <w:tr w:rsidR="00475DC9" w:rsidRPr="007273C4" w14:paraId="7E1B99C4" w14:textId="77777777" w:rsidTr="00E9015A">
        <w:tc>
          <w:tcPr>
            <w:tcW w:w="1877" w:type="dxa"/>
            <w:shd w:val="clear" w:color="auto" w:fill="auto"/>
          </w:tcPr>
          <w:p w14:paraId="55952FC2" w14:textId="0C2C7806" w:rsidR="00475DC9" w:rsidRPr="007273C4" w:rsidRDefault="00475DC9" w:rsidP="005C070C">
            <w:r w:rsidRPr="007273C4">
              <w:lastRenderedPageBreak/>
              <w:t xml:space="preserve">Дата </w:t>
            </w:r>
            <w:r w:rsidR="005C070C">
              <w:t>ответа</w:t>
            </w:r>
          </w:p>
        </w:tc>
        <w:tc>
          <w:tcPr>
            <w:tcW w:w="1320" w:type="dxa"/>
          </w:tcPr>
          <w:p w14:paraId="57560289" w14:textId="77777777" w:rsidR="00475DC9" w:rsidRPr="007273C4" w:rsidRDefault="00475DC9" w:rsidP="00E9015A">
            <w:r w:rsidRPr="007273C4">
              <w:t>Дата</w:t>
            </w:r>
          </w:p>
        </w:tc>
        <w:tc>
          <w:tcPr>
            <w:tcW w:w="6409" w:type="dxa"/>
            <w:shd w:val="clear" w:color="auto" w:fill="auto"/>
          </w:tcPr>
          <w:p w14:paraId="6AFF7DD2" w14:textId="77777777" w:rsidR="00475DC9" w:rsidRDefault="00475DC9" w:rsidP="00E9015A">
            <w:r w:rsidRPr="007273C4">
              <w:t>Дата приема ответа из СМО об ошибках актуализации прикреплений в ЕРЗ МГФОМС (см. п.</w:t>
            </w:r>
            <w:r w:rsidRPr="007273C4">
              <w:fldChar w:fldCharType="begin"/>
            </w:r>
            <w:r w:rsidRPr="007273C4">
              <w:instrText xml:space="preserve"> REF _Ref399841424 \r \h </w:instrText>
            </w:r>
            <w:r w:rsidR="005C5966" w:rsidRPr="007273C4">
              <w:instrText xml:space="preserve"> \* MERGEFORMAT </w:instrText>
            </w:r>
            <w:r w:rsidRPr="007273C4">
              <w:fldChar w:fldCharType="separate"/>
            </w:r>
            <w:r w:rsidR="00887A96">
              <w:t>5</w:t>
            </w:r>
            <w:r w:rsidRPr="007273C4">
              <w:fldChar w:fldCharType="end"/>
            </w:r>
            <w:r w:rsidRPr="007273C4">
              <w:t>). Соответствует полю «Дата обработки» сущности «Сообщение» (см. постановку «ОМС.40.1.1.Информационный обмен»)</w:t>
            </w:r>
          </w:p>
          <w:p w14:paraId="19AC328A" w14:textId="668ADB1F" w:rsidR="00453B7D" w:rsidRPr="007273C4" w:rsidRDefault="00453B7D" w:rsidP="00E9015A">
            <w:r>
              <w:t>Для СМО «Неизвестна» в колонке должно быть пусто.</w:t>
            </w:r>
          </w:p>
        </w:tc>
      </w:tr>
      <w:tr w:rsidR="00F5617C" w:rsidRPr="007273C4" w14:paraId="6174AF8C" w14:textId="77777777" w:rsidTr="00E9015A">
        <w:tc>
          <w:tcPr>
            <w:tcW w:w="1877" w:type="dxa"/>
            <w:shd w:val="clear" w:color="auto" w:fill="auto"/>
          </w:tcPr>
          <w:p w14:paraId="0DC8171E" w14:textId="547F842C" w:rsidR="00F5617C" w:rsidRPr="007273C4" w:rsidRDefault="00F5617C" w:rsidP="005C070C">
            <w:r>
              <w:t>Действие</w:t>
            </w:r>
          </w:p>
        </w:tc>
        <w:tc>
          <w:tcPr>
            <w:tcW w:w="1320" w:type="dxa"/>
          </w:tcPr>
          <w:p w14:paraId="502B9564" w14:textId="75CA1F2C" w:rsidR="00F5617C" w:rsidRPr="007273C4" w:rsidRDefault="00F5617C" w:rsidP="00E9015A">
            <w:r>
              <w:t>Гиперссылка</w:t>
            </w:r>
          </w:p>
        </w:tc>
        <w:tc>
          <w:tcPr>
            <w:tcW w:w="6409" w:type="dxa"/>
            <w:shd w:val="clear" w:color="auto" w:fill="auto"/>
          </w:tcPr>
          <w:p w14:paraId="78051B6F" w14:textId="77777777" w:rsidR="00F5617C" w:rsidRDefault="00F5617C" w:rsidP="00E9015A">
            <w:r>
              <w:t>Выводится гиперссылка для управления отправкой ИП или ее отменой. См. п.4</w:t>
            </w:r>
          </w:p>
          <w:p w14:paraId="330EFFB6" w14:textId="76FA7618" w:rsidR="00453B7D" w:rsidRPr="007273C4" w:rsidRDefault="00453B7D" w:rsidP="00E9015A">
            <w:r>
              <w:t>Для СМО «Неизвестна» в колонке должно быть пусто.</w:t>
            </w:r>
          </w:p>
        </w:tc>
      </w:tr>
      <w:tr w:rsidR="00F5617C" w:rsidRPr="007273C4" w14:paraId="6B191D37" w14:textId="77777777" w:rsidTr="00E9015A">
        <w:tc>
          <w:tcPr>
            <w:tcW w:w="1877" w:type="dxa"/>
            <w:shd w:val="clear" w:color="auto" w:fill="auto"/>
          </w:tcPr>
          <w:p w14:paraId="0860E97B" w14:textId="3D82AEC2" w:rsidR="00F5617C" w:rsidRDefault="00F5617C" w:rsidP="005C070C">
            <w:r>
              <w:t>Документы ответа</w:t>
            </w:r>
          </w:p>
        </w:tc>
        <w:tc>
          <w:tcPr>
            <w:tcW w:w="1320" w:type="dxa"/>
          </w:tcPr>
          <w:p w14:paraId="08E9DB9E" w14:textId="597711FB" w:rsidR="00F5617C" w:rsidRDefault="00F5617C" w:rsidP="00E9015A">
            <w:r>
              <w:t>Гиперссылки</w:t>
            </w:r>
          </w:p>
        </w:tc>
        <w:tc>
          <w:tcPr>
            <w:tcW w:w="6409" w:type="dxa"/>
            <w:shd w:val="clear" w:color="auto" w:fill="auto"/>
          </w:tcPr>
          <w:p w14:paraId="019171D4" w14:textId="77777777" w:rsidR="00F5617C" w:rsidRDefault="00F5617C" w:rsidP="00F5617C">
            <w:proofErr w:type="spellStart"/>
            <w:r>
              <w:t>Выводтся</w:t>
            </w:r>
            <w:proofErr w:type="spellEnd"/>
            <w:r>
              <w:t xml:space="preserve"> гиперссылки для скачивания документов ответной ИП. См. описание гиперссылок «Акт сверки» и «Протокол приемки»</w:t>
            </w:r>
          </w:p>
          <w:p w14:paraId="0E9AFE44" w14:textId="43C89647" w:rsidR="00453B7D" w:rsidRDefault="00453B7D" w:rsidP="00F5617C">
            <w:r>
              <w:t>Для СМО «Неизвестна» в колонке должно быть пусто.</w:t>
            </w:r>
          </w:p>
        </w:tc>
      </w:tr>
    </w:tbl>
    <w:p w14:paraId="03E6F8E8" w14:textId="77777777" w:rsidR="00475DC9" w:rsidRPr="007273C4" w:rsidRDefault="00475DC9" w:rsidP="00475DC9"/>
    <w:p w14:paraId="4EE783C5" w14:textId="77777777" w:rsidR="00475DC9" w:rsidRPr="007273C4" w:rsidRDefault="00475DC9" w:rsidP="00475DC9">
      <w:pPr>
        <w:pStyle w:val="2"/>
      </w:pPr>
      <w:bookmarkStart w:id="432" w:name="_Ref401927300"/>
      <w:bookmarkStart w:id="433" w:name="_Toc454389846"/>
      <w:r w:rsidRPr="007273C4">
        <w:t>Сценарии работы</w:t>
      </w:r>
      <w:bookmarkEnd w:id="432"/>
      <w:bookmarkEnd w:id="433"/>
    </w:p>
    <w:p w14:paraId="22B6EBD8" w14:textId="70B7BF62" w:rsidR="00475DC9" w:rsidRPr="007273C4" w:rsidRDefault="00475DC9" w:rsidP="00475DC9">
      <w:pPr>
        <w:pStyle w:val="3"/>
      </w:pPr>
      <w:bookmarkStart w:id="434" w:name="_Ref399753825"/>
      <w:bookmarkStart w:id="435" w:name="_Toc454389847"/>
      <w:r w:rsidRPr="007273C4">
        <w:rPr>
          <w:lang w:val="en-US"/>
        </w:rPr>
        <w:t>UC</w:t>
      </w:r>
      <w:r w:rsidRPr="007273C4">
        <w:t xml:space="preserve"> «Получить </w:t>
      </w:r>
      <w:r w:rsidR="00B94F14">
        <w:t xml:space="preserve">и отобразить </w:t>
      </w:r>
      <w:r w:rsidRPr="007273C4">
        <w:t xml:space="preserve">данные из </w:t>
      </w:r>
      <w:r w:rsidR="00195E9C">
        <w:t>ИШ ЕРЗ</w:t>
      </w:r>
      <w:r w:rsidRPr="007273C4">
        <w:t>»</w:t>
      </w:r>
      <w:bookmarkEnd w:id="434"/>
      <w:bookmarkEnd w:id="435"/>
      <w:r w:rsidRPr="007273C4">
        <w:t xml:space="preserve"> </w:t>
      </w:r>
    </w:p>
    <w:p w14:paraId="5E8277B0" w14:textId="38B5E36F" w:rsidR="00475DC9" w:rsidRPr="007273C4" w:rsidRDefault="00475DC9" w:rsidP="00475DC9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 xml:space="preserve">: «Получить </w:t>
      </w:r>
      <w:r w:rsidR="00B94F14">
        <w:t xml:space="preserve">и отобразить </w:t>
      </w:r>
      <w:r w:rsidRPr="007273C4">
        <w:t xml:space="preserve">данные из </w:t>
      </w:r>
      <w:r w:rsidR="00195E9C">
        <w:t>ИШ ЕРЗ</w:t>
      </w:r>
      <w:r w:rsidRPr="007273C4">
        <w:t>».</w:t>
      </w:r>
    </w:p>
    <w:p w14:paraId="1AF11F0B" w14:textId="77777777" w:rsidR="00475DC9" w:rsidRPr="007273C4" w:rsidRDefault="00475DC9" w:rsidP="00475DC9">
      <w:r w:rsidRPr="007273C4">
        <w:rPr>
          <w:b/>
        </w:rPr>
        <w:t>Основное действующее лицо (инициатор):</w:t>
      </w:r>
      <w:r w:rsidRPr="007273C4">
        <w:t xml:space="preserve"> Оператор.</w:t>
      </w:r>
    </w:p>
    <w:p w14:paraId="2F40B294" w14:textId="7E24EBA1" w:rsidR="00475DC9" w:rsidRPr="007273C4" w:rsidRDefault="00475DC9" w:rsidP="00475DC9">
      <w:r w:rsidRPr="007273C4">
        <w:rPr>
          <w:b/>
        </w:rPr>
        <w:t>Цель:</w:t>
      </w:r>
      <w:r w:rsidRPr="007273C4">
        <w:t xml:space="preserve"> получить и отобразить данные о</w:t>
      </w:r>
      <w:r w:rsidR="00A943F3">
        <w:t xml:space="preserve"> новых</w:t>
      </w:r>
      <w:r w:rsidRPr="007273C4">
        <w:t xml:space="preserve"> прикреплениях из </w:t>
      </w:r>
      <w:r w:rsidR="00195E9C">
        <w:t>ИШ ЕРЗ</w:t>
      </w:r>
      <w:r w:rsidRPr="007273C4">
        <w:t>.</w:t>
      </w:r>
    </w:p>
    <w:p w14:paraId="600F997A" w14:textId="48D5ADF3" w:rsidR="00475DC9" w:rsidRPr="007273C4" w:rsidRDefault="00475DC9" w:rsidP="00475DC9">
      <w:r w:rsidRPr="007273C4">
        <w:rPr>
          <w:b/>
        </w:rPr>
        <w:t>Предусловия:</w:t>
      </w:r>
      <w:r w:rsidRPr="007273C4">
        <w:t xml:space="preserve"> </w:t>
      </w:r>
      <w:r w:rsidR="00257FBC">
        <w:t xml:space="preserve">Выполнение сценария </w:t>
      </w:r>
      <w:r w:rsidR="00257FBC">
        <w:fldChar w:fldCharType="begin"/>
      </w:r>
      <w:r w:rsidR="00257FBC">
        <w:instrText xml:space="preserve"> REF _Ref440455976 \r \h </w:instrText>
      </w:r>
      <w:r w:rsidR="00257FBC">
        <w:fldChar w:fldCharType="separate"/>
      </w:r>
      <w:r w:rsidR="00257FBC">
        <w:t>2.4</w:t>
      </w:r>
      <w:r w:rsidR="00257FBC">
        <w:fldChar w:fldCharType="end"/>
      </w:r>
      <w:r w:rsidR="00257FBC">
        <w:t xml:space="preserve"> </w:t>
      </w:r>
      <w:r w:rsidR="00257FBC">
        <w:fldChar w:fldCharType="begin"/>
      </w:r>
      <w:r w:rsidR="00257FBC">
        <w:instrText xml:space="preserve"> REF _Ref440455981 \h </w:instrText>
      </w:r>
      <w:r w:rsidR="00257FBC">
        <w:fldChar w:fldCharType="separate"/>
      </w:r>
      <w:r w:rsidR="00257FBC" w:rsidRPr="007273C4">
        <w:t>Общий сценарий использования АРМ</w:t>
      </w:r>
      <w:r w:rsidR="00257FBC">
        <w:fldChar w:fldCharType="end"/>
      </w:r>
      <w:r w:rsidR="00257FBC">
        <w:t>.</w:t>
      </w:r>
    </w:p>
    <w:p w14:paraId="517FC29F" w14:textId="3AB5496A" w:rsidR="00475DC9" w:rsidRPr="007273C4" w:rsidRDefault="00475DC9" w:rsidP="00475DC9">
      <w:r w:rsidRPr="007273C4">
        <w:rPr>
          <w:b/>
        </w:rPr>
        <w:t>Инициирующее событие:</w:t>
      </w:r>
      <w:r w:rsidR="00D956F6">
        <w:t xml:space="preserve"> </w:t>
      </w:r>
      <w:r w:rsidR="009A68CF">
        <w:t xml:space="preserve">Шаг 1а сценария </w:t>
      </w:r>
      <w:r w:rsidR="009A68CF">
        <w:fldChar w:fldCharType="begin"/>
      </w:r>
      <w:r w:rsidR="009A68CF">
        <w:instrText xml:space="preserve"> REF _Ref440455976 \r \h </w:instrText>
      </w:r>
      <w:r w:rsidR="009A68CF">
        <w:fldChar w:fldCharType="separate"/>
      </w:r>
      <w:r w:rsidR="009A68CF">
        <w:t>2.4</w:t>
      </w:r>
      <w:r w:rsidR="009A68CF">
        <w:fldChar w:fldCharType="end"/>
      </w:r>
      <w:r w:rsidR="009A68CF">
        <w:t xml:space="preserve"> </w:t>
      </w:r>
      <w:r w:rsidR="009A68CF">
        <w:fldChar w:fldCharType="begin"/>
      </w:r>
      <w:r w:rsidR="009A68CF">
        <w:instrText xml:space="preserve"> REF _Ref440455981 \h </w:instrText>
      </w:r>
      <w:r w:rsidR="009A68CF">
        <w:fldChar w:fldCharType="separate"/>
      </w:r>
      <w:r w:rsidR="009A68CF" w:rsidRPr="007273C4">
        <w:t>Общий сценарий использования АРМ</w:t>
      </w:r>
      <w:r w:rsidR="009A68CF">
        <w:fldChar w:fldCharType="end"/>
      </w:r>
      <w:proofErr w:type="gramStart"/>
      <w:r w:rsidR="009A68CF">
        <w:t xml:space="preserve"> </w:t>
      </w:r>
      <w:r w:rsidR="00AD6848">
        <w:t>.</w:t>
      </w:r>
      <w:proofErr w:type="gramEnd"/>
      <w:r w:rsidR="00AD6848">
        <w:t xml:space="preserve"> </w:t>
      </w:r>
    </w:p>
    <w:p w14:paraId="2D5A3DC8" w14:textId="77777777" w:rsidR="00475DC9" w:rsidRPr="007273C4" w:rsidRDefault="00475DC9" w:rsidP="00475DC9">
      <w:pPr>
        <w:rPr>
          <w:b/>
        </w:rPr>
      </w:pPr>
      <w:r w:rsidRPr="007273C4">
        <w:rPr>
          <w:b/>
        </w:rPr>
        <w:t>Основной сценарий:</w:t>
      </w:r>
    </w:p>
    <w:p w14:paraId="2A391D3F" w14:textId="760E0733" w:rsidR="00D956F6" w:rsidRDefault="00AD6848" w:rsidP="00475DC9">
      <w:pPr>
        <w:pStyle w:val="a0"/>
        <w:numPr>
          <w:ilvl w:val="0"/>
          <w:numId w:val="5"/>
        </w:numPr>
        <w:tabs>
          <w:tab w:val="left" w:pos="993"/>
        </w:tabs>
        <w:spacing w:before="0" w:after="200"/>
        <w:jc w:val="left"/>
      </w:pPr>
      <w:r>
        <w:t>Система вывела начальный экран закладки. В полях «С» и «По» для новых прикреплений установлены даты по умолчанию, таблица с данными пуста.</w:t>
      </w:r>
    </w:p>
    <w:p w14:paraId="0B240135" w14:textId="77777777" w:rsidR="007C1494" w:rsidRDefault="00E74C8F" w:rsidP="00475DC9">
      <w:pPr>
        <w:pStyle w:val="a0"/>
        <w:numPr>
          <w:ilvl w:val="0"/>
          <w:numId w:val="5"/>
        </w:numPr>
        <w:tabs>
          <w:tab w:val="left" w:pos="993"/>
        </w:tabs>
        <w:spacing w:before="0" w:after="200"/>
        <w:jc w:val="left"/>
      </w:pPr>
      <w:r>
        <w:t>С</w:t>
      </w:r>
      <w:r w:rsidR="00D956F6" w:rsidRPr="007273C4">
        <w:t xml:space="preserve">истема </w:t>
      </w:r>
      <w:r w:rsidR="00D956F6">
        <w:t>выполняет запрос новых прикреплений из ИШ ЕРЗ в соо</w:t>
      </w:r>
      <w:r w:rsidR="0064463C">
        <w:t>тветствии с датами по умолчанию</w:t>
      </w:r>
      <w:r w:rsidR="007C1494">
        <w:t>.</w:t>
      </w:r>
    </w:p>
    <w:p w14:paraId="07D68BE3" w14:textId="77777777" w:rsidR="009E4569" w:rsidRDefault="007C1494" w:rsidP="00475DC9">
      <w:pPr>
        <w:pStyle w:val="a0"/>
        <w:numPr>
          <w:ilvl w:val="0"/>
          <w:numId w:val="5"/>
        </w:numPr>
        <w:tabs>
          <w:tab w:val="left" w:pos="993"/>
        </w:tabs>
        <w:spacing w:before="0" w:after="200"/>
        <w:jc w:val="left"/>
      </w:pPr>
      <w:r>
        <w:t xml:space="preserve">Система </w:t>
      </w:r>
      <w:r w:rsidR="00E74C8F">
        <w:t xml:space="preserve">обновляет </w:t>
      </w:r>
      <w:r w:rsidR="00E74C8F" w:rsidRPr="007273C4">
        <w:t>значение в поле «Д</w:t>
      </w:r>
      <w:r w:rsidR="00E74C8F">
        <w:t xml:space="preserve">ата и время последнего запроса», обновляет значения в колонках таблицы «Период», «Новых прикреплений». </w:t>
      </w:r>
      <w:r w:rsidR="00E74C8F" w:rsidRPr="007273C4">
        <w:t xml:space="preserve">Полученные данные сохраняются в БД (см. п.7). </w:t>
      </w:r>
      <w:r w:rsidR="00E74C8F">
        <w:t>У</w:t>
      </w:r>
      <w:r w:rsidR="00E74C8F" w:rsidRPr="007273C4">
        <w:t xml:space="preserve"> </w:t>
      </w:r>
      <w:r w:rsidR="0008520E">
        <w:t>реестра новых прикреплений за текущий отчетный период  (</w:t>
      </w:r>
      <w:r w:rsidR="00E74C8F" w:rsidRPr="007273C4">
        <w:t xml:space="preserve">сущности </w:t>
      </w:r>
      <w:proofErr w:type="spellStart"/>
      <w:r w:rsidR="00E74C8F" w:rsidRPr="003168B4">
        <w:t>spu_erz_attachments_session_payer</w:t>
      </w:r>
      <w:proofErr w:type="spellEnd"/>
      <w:r w:rsidR="0008520E">
        <w:t xml:space="preserve">) </w:t>
      </w:r>
      <w:r w:rsidR="00E74C8F" w:rsidRPr="007273C4">
        <w:t xml:space="preserve"> </w:t>
      </w:r>
      <w:r w:rsidR="00E74C8F">
        <w:t xml:space="preserve">выставляется статус </w:t>
      </w:r>
      <w:r w:rsidR="00E74C8F" w:rsidRPr="007273C4">
        <w:t>«</w:t>
      </w:r>
      <w:r w:rsidR="00E74C8F" w:rsidRPr="001B31BD">
        <w:rPr>
          <w:b/>
          <w:i/>
        </w:rPr>
        <w:t>Готово к отправке</w:t>
      </w:r>
      <w:r w:rsidR="00E74C8F" w:rsidRPr="007273C4">
        <w:t>».</w:t>
      </w:r>
      <w:r w:rsidR="003A4F81">
        <w:t xml:space="preserve"> </w:t>
      </w:r>
    </w:p>
    <w:p w14:paraId="30C7D180" w14:textId="5BDF4600" w:rsidR="0064463C" w:rsidRDefault="003A4F81" w:rsidP="00475DC9">
      <w:pPr>
        <w:pStyle w:val="a0"/>
        <w:numPr>
          <w:ilvl w:val="0"/>
          <w:numId w:val="5"/>
        </w:numPr>
        <w:tabs>
          <w:tab w:val="left" w:pos="993"/>
        </w:tabs>
        <w:spacing w:before="0" w:after="200"/>
        <w:jc w:val="left"/>
      </w:pPr>
      <w:r>
        <w:t xml:space="preserve">Для СМО «Неизвестно» </w:t>
      </w:r>
      <w:r w:rsidR="00D97514">
        <w:t xml:space="preserve">Система </w:t>
      </w:r>
      <w:r>
        <w:t xml:space="preserve">формирует реестр неприкрепленных пациентов, </w:t>
      </w:r>
      <w:r w:rsidR="00164147">
        <w:t>и для про</w:t>
      </w:r>
      <w:r w:rsidR="009E4569">
        <w:t>с</w:t>
      </w:r>
      <w:r w:rsidR="00164147">
        <w:t xml:space="preserve">мотра этого реестра </w:t>
      </w:r>
      <w:r>
        <w:t xml:space="preserve">в строке </w:t>
      </w:r>
      <w:r w:rsidR="00164147">
        <w:t>СМО «Неизвестно»</w:t>
      </w:r>
      <w:r>
        <w:t xml:space="preserve"> </w:t>
      </w:r>
      <w:r w:rsidR="00164147">
        <w:t>экранной таблицы</w:t>
      </w:r>
      <w:r>
        <w:t xml:space="preserve"> выводится гиперссылка «Пациенты»</w:t>
      </w:r>
      <w:proofErr w:type="gramStart"/>
      <w:r>
        <w:t>.</w:t>
      </w:r>
      <w:proofErr w:type="gramEnd"/>
      <w:r w:rsidR="009E4569">
        <w:t xml:space="preserve"> (</w:t>
      </w:r>
      <w:proofErr w:type="gramStart"/>
      <w:r w:rsidR="009E4569">
        <w:t>п</w:t>
      </w:r>
      <w:proofErr w:type="gramEnd"/>
      <w:r w:rsidR="009E4569">
        <w:t xml:space="preserve">одробнее см. </w:t>
      </w:r>
      <w:r w:rsidR="009E4569">
        <w:fldChar w:fldCharType="begin"/>
      </w:r>
      <w:r w:rsidR="009E4569">
        <w:instrText xml:space="preserve"> REF _Ref431555332 \r \h </w:instrText>
      </w:r>
      <w:r w:rsidR="009E4569">
        <w:fldChar w:fldCharType="separate"/>
      </w:r>
      <w:r w:rsidR="009E4569">
        <w:t>12</w:t>
      </w:r>
      <w:r w:rsidR="009E4569">
        <w:fldChar w:fldCharType="end"/>
      </w:r>
      <w:r w:rsidR="009E4569">
        <w:t>).</w:t>
      </w:r>
    </w:p>
    <w:p w14:paraId="1DDF5309" w14:textId="77777777" w:rsidR="00AF4587" w:rsidRPr="007273C4" w:rsidRDefault="00AF4587" w:rsidP="00A5282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/>
        <w:jc w:val="left"/>
      </w:pPr>
    </w:p>
    <w:p w14:paraId="47197E85" w14:textId="77777777" w:rsidR="00475DC9" w:rsidRPr="007273C4" w:rsidRDefault="00475DC9" w:rsidP="00475DC9">
      <w:pPr>
        <w:ind w:left="720"/>
      </w:pPr>
      <w:r w:rsidRPr="007273C4">
        <w:rPr>
          <w:b/>
        </w:rPr>
        <w:t>Возможные альтернативы</w:t>
      </w:r>
      <w:r w:rsidRPr="007273C4">
        <w:t>:</w:t>
      </w:r>
    </w:p>
    <w:p w14:paraId="44FF0814" w14:textId="2367ACB2" w:rsidR="002D3526" w:rsidRPr="007273C4" w:rsidRDefault="00AD6848" w:rsidP="00475DC9">
      <w:pPr>
        <w:ind w:left="720"/>
      </w:pPr>
      <w:r>
        <w:t>1</w:t>
      </w:r>
      <w:r w:rsidR="00475DC9" w:rsidRPr="007273C4">
        <w:t>а</w:t>
      </w:r>
      <w:r w:rsidR="008C4271">
        <w:t>. По выбранному отчетному периоду</w:t>
      </w:r>
      <w:r w:rsidR="00475DC9" w:rsidRPr="007273C4">
        <w:t xml:space="preserve"> </w:t>
      </w:r>
      <w:r w:rsidR="00DC286D" w:rsidRPr="007273C4">
        <w:t xml:space="preserve">ранее </w:t>
      </w:r>
      <w:r w:rsidR="002D3526" w:rsidRPr="007273C4">
        <w:t>уже были получены данные</w:t>
      </w:r>
      <w:r w:rsidR="00DC286D">
        <w:t xml:space="preserve"> из ИШ ЕРЗ и </w:t>
      </w:r>
      <w:r w:rsidR="003168B4">
        <w:t>данные имеются в БД</w:t>
      </w:r>
      <w:r w:rsidR="002D3526" w:rsidRPr="007273C4">
        <w:t>.</w:t>
      </w:r>
      <w:r>
        <w:t xml:space="preserve"> Возврат к основному сценарию просмотра данных (см. </w:t>
      </w:r>
      <w:r>
        <w:fldChar w:fldCharType="begin"/>
      </w:r>
      <w:r>
        <w:instrText xml:space="preserve"> REF _Ref440455976 \r \h </w:instrText>
      </w:r>
      <w:r>
        <w:fldChar w:fldCharType="separate"/>
      </w:r>
      <w:r>
        <w:t>2.4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_Ref440455981 \h </w:instrText>
      </w:r>
      <w:r>
        <w:fldChar w:fldCharType="separate"/>
      </w:r>
      <w:r w:rsidRPr="007273C4">
        <w:t>Общий сценарий использования АРМ</w:t>
      </w:r>
      <w:r>
        <w:fldChar w:fldCharType="end"/>
      </w:r>
      <w:r>
        <w:t>)</w:t>
      </w:r>
      <w:r w:rsidR="00DC286D">
        <w:t xml:space="preserve"> (успех).</w:t>
      </w:r>
    </w:p>
    <w:p w14:paraId="0B4F7C2B" w14:textId="1C0D0190" w:rsidR="00CE2237" w:rsidRDefault="005E3548" w:rsidP="00B94379">
      <w:pPr>
        <w:ind w:left="720"/>
      </w:pPr>
      <w:r>
        <w:lastRenderedPageBreak/>
        <w:t>2</w:t>
      </w:r>
      <w:r w:rsidR="007C1494">
        <w:t>а</w:t>
      </w:r>
      <w:r>
        <w:t xml:space="preserve">. Система выполнила запрос новых прикреплений, но ИШ ЕРЗ не вернул ответ. Таблица отображается </w:t>
      </w:r>
      <w:proofErr w:type="gramStart"/>
      <w:r>
        <w:t>пустой</w:t>
      </w:r>
      <w:proofErr w:type="gramEnd"/>
      <w:r>
        <w:t>, выводится сообщение «</w:t>
      </w:r>
      <w:r w:rsidRPr="007273C4">
        <w:t>ИШ ЕРЗ недоступен. Повторите попытку</w:t>
      </w:r>
      <w:r>
        <w:t xml:space="preserve"> позже»</w:t>
      </w:r>
      <w:r w:rsidR="00F5617C">
        <w:t>. В поле «Дата и время последнего запроса» выводится пустое значение.</w:t>
      </w:r>
      <w:r w:rsidR="007C1494">
        <w:t xml:space="preserve"> Завершение сценария без успеха.</w:t>
      </w:r>
    </w:p>
    <w:p w14:paraId="7022FCF4" w14:textId="77777777" w:rsidR="001D0293" w:rsidRDefault="001D0293" w:rsidP="001D029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 w:hanging="360"/>
        <w:jc w:val="left"/>
        <w:rPr>
          <w:i/>
        </w:rPr>
      </w:pPr>
      <w:r>
        <w:rPr>
          <w:i/>
        </w:rPr>
        <w:t>Примечания</w:t>
      </w:r>
      <w:r w:rsidRPr="008F0723">
        <w:rPr>
          <w:i/>
        </w:rPr>
        <w:t xml:space="preserve">: </w:t>
      </w:r>
    </w:p>
    <w:p w14:paraId="094F1F8B" w14:textId="77777777" w:rsidR="001D0293" w:rsidRDefault="001D0293" w:rsidP="001D029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 w:hanging="360"/>
        <w:jc w:val="left"/>
      </w:pPr>
      <w:r>
        <w:t xml:space="preserve">1. </w:t>
      </w:r>
      <w:r w:rsidRPr="008F0723">
        <w:t xml:space="preserve">Сущность </w:t>
      </w:r>
      <w:proofErr w:type="spellStart"/>
      <w:r w:rsidRPr="007E1BA5">
        <w:rPr>
          <w:b/>
          <w:lang w:val="en-US"/>
        </w:rPr>
        <w:t>spu</w:t>
      </w:r>
      <w:proofErr w:type="spellEnd"/>
      <w:r w:rsidRPr="007E1BA5">
        <w:rPr>
          <w:b/>
        </w:rPr>
        <w:t>_</w:t>
      </w:r>
      <w:proofErr w:type="spellStart"/>
      <w:r w:rsidRPr="007E1BA5">
        <w:rPr>
          <w:b/>
          <w:lang w:val="en-US"/>
        </w:rPr>
        <w:t>erz</w:t>
      </w:r>
      <w:proofErr w:type="spellEnd"/>
      <w:r w:rsidRPr="007E1BA5">
        <w:rPr>
          <w:b/>
        </w:rPr>
        <w:t>_</w:t>
      </w:r>
      <w:r w:rsidRPr="007E1BA5">
        <w:rPr>
          <w:b/>
          <w:lang w:val="en-US"/>
        </w:rPr>
        <w:t>attachments</w:t>
      </w:r>
      <w:r w:rsidRPr="007E1BA5">
        <w:rPr>
          <w:b/>
        </w:rPr>
        <w:t>_</w:t>
      </w:r>
      <w:r w:rsidRPr="007E1BA5">
        <w:rPr>
          <w:b/>
          <w:lang w:val="en-US"/>
        </w:rPr>
        <w:t>session</w:t>
      </w:r>
      <w:r w:rsidRPr="007E1BA5">
        <w:rPr>
          <w:b/>
        </w:rPr>
        <w:t>_</w:t>
      </w:r>
      <w:r w:rsidRPr="007E1BA5">
        <w:rPr>
          <w:b/>
          <w:lang w:val="en-US"/>
        </w:rPr>
        <w:t>payer</w:t>
      </w:r>
      <w:r w:rsidRPr="008F0723">
        <w:t xml:space="preserve"> </w:t>
      </w:r>
      <w:r>
        <w:t xml:space="preserve"> в СПУ – это множество новых прикреплений для одной СМО за один отчетный период. Она создается как результат первого запроса к ИШ ЕРЗ за отчетный период</w:t>
      </w:r>
      <w:r w:rsidRPr="005C3A8E">
        <w:t xml:space="preserve"> </w:t>
      </w:r>
      <w:r>
        <w:t>для каждой СМО и обновляется при каждом новом запросе за этот же отчетный период.</w:t>
      </w:r>
    </w:p>
    <w:p w14:paraId="3B79D78F" w14:textId="77777777" w:rsidR="001D0293" w:rsidRDefault="001D0293" w:rsidP="001D029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 w:hanging="360"/>
        <w:jc w:val="left"/>
      </w:pPr>
      <w:r w:rsidRPr="008F0723">
        <w:t xml:space="preserve">2. Сущность </w:t>
      </w:r>
      <w:proofErr w:type="spellStart"/>
      <w:r w:rsidRPr="008F0723">
        <w:rPr>
          <w:lang w:val="en-US"/>
        </w:rPr>
        <w:t>spu</w:t>
      </w:r>
      <w:proofErr w:type="spellEnd"/>
      <w:r w:rsidRPr="008F0723">
        <w:t>_</w:t>
      </w:r>
      <w:proofErr w:type="spellStart"/>
      <w:r w:rsidRPr="008F0723">
        <w:rPr>
          <w:lang w:val="en-US"/>
        </w:rPr>
        <w:t>erz</w:t>
      </w:r>
      <w:proofErr w:type="spellEnd"/>
      <w:r w:rsidRPr="008F0723">
        <w:t>_</w:t>
      </w:r>
      <w:r w:rsidRPr="008F0723">
        <w:rPr>
          <w:lang w:val="en-US"/>
        </w:rPr>
        <w:t>attachments</w:t>
      </w:r>
      <w:r w:rsidRPr="008F0723">
        <w:t>_</w:t>
      </w:r>
      <w:r w:rsidRPr="008F0723">
        <w:rPr>
          <w:lang w:val="en-US"/>
        </w:rPr>
        <w:t>session</w:t>
      </w:r>
      <w:r w:rsidRPr="008F0723">
        <w:t>_</w:t>
      </w:r>
      <w:r w:rsidRPr="008F0723">
        <w:rPr>
          <w:lang w:val="en-US"/>
        </w:rPr>
        <w:t>payer</w:t>
      </w:r>
      <w:r w:rsidRPr="008F0723">
        <w:t xml:space="preserve">  </w:t>
      </w:r>
      <w:r>
        <w:t xml:space="preserve"> привязана к установленному на экране отчетному периоду. Даты с – </w:t>
      </w:r>
      <w:proofErr w:type="gramStart"/>
      <w:r>
        <w:t>по</w:t>
      </w:r>
      <w:proofErr w:type="gramEnd"/>
      <w:r>
        <w:t xml:space="preserve"> при этом могут быть любыми и, теоретически, могут пересекаться или не пересекаться с датами отчетного периода.  </w:t>
      </w:r>
    </w:p>
    <w:p w14:paraId="4C4F6E67" w14:textId="77777777" w:rsidR="001D0293" w:rsidRPr="008F0723" w:rsidRDefault="001D0293" w:rsidP="001D029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 w:hanging="360"/>
        <w:jc w:val="left"/>
      </w:pPr>
      <w:r>
        <w:t xml:space="preserve">3. При каждом новом запросе в ИШ ЕРЗ за один и тот же период данные в сущности </w:t>
      </w:r>
      <w:proofErr w:type="spellStart"/>
      <w:r w:rsidRPr="008F0723">
        <w:rPr>
          <w:lang w:val="en-US"/>
        </w:rPr>
        <w:t>spu</w:t>
      </w:r>
      <w:proofErr w:type="spellEnd"/>
      <w:r w:rsidRPr="008F0723">
        <w:t>_</w:t>
      </w:r>
      <w:proofErr w:type="spellStart"/>
      <w:r w:rsidRPr="008F0723">
        <w:rPr>
          <w:lang w:val="en-US"/>
        </w:rPr>
        <w:t>erz</w:t>
      </w:r>
      <w:proofErr w:type="spellEnd"/>
      <w:r w:rsidRPr="008F0723">
        <w:t>_</w:t>
      </w:r>
      <w:r w:rsidRPr="008F0723">
        <w:rPr>
          <w:lang w:val="en-US"/>
        </w:rPr>
        <w:t>attachments</w:t>
      </w:r>
      <w:r w:rsidRPr="008F0723">
        <w:t>_</w:t>
      </w:r>
      <w:r w:rsidRPr="008F0723">
        <w:rPr>
          <w:lang w:val="en-US"/>
        </w:rPr>
        <w:t>session</w:t>
      </w:r>
      <w:r w:rsidRPr="008F0723">
        <w:t>_</w:t>
      </w:r>
      <w:r w:rsidRPr="008F0723">
        <w:rPr>
          <w:lang w:val="en-US"/>
        </w:rPr>
        <w:t>payer</w:t>
      </w:r>
      <w:r w:rsidRPr="008F0723">
        <w:t xml:space="preserve"> </w:t>
      </w:r>
      <w:r>
        <w:t xml:space="preserve"> перезаписываются, старые данные при этом безвозвратно теряются.</w:t>
      </w:r>
    </w:p>
    <w:p w14:paraId="7C16AC60" w14:textId="77777777" w:rsidR="005E3548" w:rsidRDefault="005E3548" w:rsidP="00B94379">
      <w:pPr>
        <w:ind w:left="720"/>
      </w:pPr>
    </w:p>
    <w:p w14:paraId="5A14FD6A" w14:textId="1BF3AE9D" w:rsidR="00CE2237" w:rsidRPr="007273C4" w:rsidRDefault="00CE2237" w:rsidP="00CE2237">
      <w:pPr>
        <w:pStyle w:val="3"/>
      </w:pPr>
      <w:bookmarkStart w:id="436" w:name="_Ref413837352"/>
      <w:bookmarkStart w:id="437" w:name="_Toc454389848"/>
      <w:r w:rsidRPr="007273C4">
        <w:rPr>
          <w:lang w:val="en-US"/>
        </w:rPr>
        <w:t>UC</w:t>
      </w:r>
      <w:r w:rsidRPr="007273C4">
        <w:t xml:space="preserve"> «</w:t>
      </w:r>
      <w:r>
        <w:t xml:space="preserve">Обновить и отобразить </w:t>
      </w:r>
      <w:r w:rsidRPr="007273C4">
        <w:t xml:space="preserve">данные из </w:t>
      </w:r>
      <w:r w:rsidR="00195E9C">
        <w:t>ИШ ЕРЗ</w:t>
      </w:r>
      <w:r w:rsidRPr="007273C4">
        <w:t>»</w:t>
      </w:r>
      <w:bookmarkEnd w:id="436"/>
      <w:bookmarkEnd w:id="437"/>
      <w:r w:rsidRPr="007273C4">
        <w:t xml:space="preserve"> </w:t>
      </w:r>
    </w:p>
    <w:p w14:paraId="724AC0C5" w14:textId="04CBB676" w:rsidR="00CE2237" w:rsidRPr="007273C4" w:rsidRDefault="00CE2237" w:rsidP="00CE2237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>: «</w:t>
      </w:r>
      <w:r>
        <w:t>Обновить</w:t>
      </w:r>
      <w:r w:rsidRPr="007273C4">
        <w:t xml:space="preserve"> </w:t>
      </w:r>
      <w:r>
        <w:t xml:space="preserve">и отобразить </w:t>
      </w:r>
      <w:r w:rsidRPr="007273C4">
        <w:t xml:space="preserve">данные из </w:t>
      </w:r>
      <w:r w:rsidR="00195E9C">
        <w:t>ИШ ЕРЗ</w:t>
      </w:r>
      <w:r w:rsidRPr="007273C4">
        <w:t>».</w:t>
      </w:r>
    </w:p>
    <w:p w14:paraId="719578BC" w14:textId="77777777" w:rsidR="00CE2237" w:rsidRPr="007273C4" w:rsidRDefault="00CE2237" w:rsidP="00CE2237">
      <w:r w:rsidRPr="007273C4">
        <w:rPr>
          <w:b/>
        </w:rPr>
        <w:t>Основное действующее лицо (инициатор):</w:t>
      </w:r>
      <w:r w:rsidRPr="007273C4">
        <w:t xml:space="preserve"> Оператор.</w:t>
      </w:r>
    </w:p>
    <w:p w14:paraId="0E45A88E" w14:textId="77721AB1" w:rsidR="00CE2237" w:rsidRPr="007273C4" w:rsidRDefault="00CE2237" w:rsidP="00CE2237">
      <w:r w:rsidRPr="007273C4">
        <w:rPr>
          <w:b/>
        </w:rPr>
        <w:t>Цель:</w:t>
      </w:r>
      <w:r w:rsidRPr="007273C4">
        <w:t xml:space="preserve"> получить </w:t>
      </w:r>
      <w:r w:rsidR="0017546C">
        <w:t xml:space="preserve">новые данные </w:t>
      </w:r>
      <w:r w:rsidR="00DC286D" w:rsidRPr="007273C4">
        <w:t xml:space="preserve">из </w:t>
      </w:r>
      <w:r w:rsidR="00DC286D">
        <w:t>ИШ ЕРЗ</w:t>
      </w:r>
      <w:r w:rsidR="00DC286D" w:rsidRPr="007273C4">
        <w:t xml:space="preserve"> </w:t>
      </w:r>
      <w:r w:rsidRPr="007273C4">
        <w:t>и отобразить данные о</w:t>
      </w:r>
      <w:r>
        <w:t xml:space="preserve"> </w:t>
      </w:r>
      <w:r w:rsidR="008F0723">
        <w:t xml:space="preserve">количестве </w:t>
      </w:r>
      <w:r>
        <w:t>новых</w:t>
      </w:r>
      <w:r w:rsidRPr="007273C4">
        <w:t xml:space="preserve"> прикреплени</w:t>
      </w:r>
      <w:r w:rsidR="008F0723">
        <w:t>й для каждой СМО</w:t>
      </w:r>
      <w:r w:rsidR="00DC286D">
        <w:t xml:space="preserve"> на экране</w:t>
      </w:r>
      <w:r w:rsidRPr="007273C4">
        <w:t>.</w:t>
      </w:r>
    </w:p>
    <w:p w14:paraId="2160046A" w14:textId="74948351" w:rsidR="00CE2237" w:rsidRPr="007273C4" w:rsidRDefault="00CE2237" w:rsidP="00CE2237">
      <w:r w:rsidRPr="007273C4">
        <w:rPr>
          <w:b/>
        </w:rPr>
        <w:t>Предусловия:</w:t>
      </w:r>
      <w:r w:rsidRPr="007273C4">
        <w:t xml:space="preserve"> </w:t>
      </w:r>
      <w:r w:rsidR="00257FBC">
        <w:t>Выполнение сценария</w:t>
      </w:r>
      <w:r w:rsidR="001B6D00">
        <w:t xml:space="preserve"> </w:t>
      </w:r>
      <w:r w:rsidR="00257FBC">
        <w:fldChar w:fldCharType="begin"/>
      </w:r>
      <w:r w:rsidR="00257FBC">
        <w:instrText xml:space="preserve"> REF _Ref440455976 \r \h </w:instrText>
      </w:r>
      <w:r w:rsidR="00257FBC">
        <w:fldChar w:fldCharType="separate"/>
      </w:r>
      <w:r w:rsidR="00257FBC">
        <w:t>2.4</w:t>
      </w:r>
      <w:r w:rsidR="00257FBC">
        <w:fldChar w:fldCharType="end"/>
      </w:r>
      <w:r w:rsidR="00257FBC">
        <w:t xml:space="preserve"> </w:t>
      </w:r>
      <w:r w:rsidR="00257FBC">
        <w:fldChar w:fldCharType="begin"/>
      </w:r>
      <w:r w:rsidR="00257FBC">
        <w:instrText xml:space="preserve"> REF _Ref440455981 \h </w:instrText>
      </w:r>
      <w:r w:rsidR="00257FBC">
        <w:fldChar w:fldCharType="separate"/>
      </w:r>
      <w:r w:rsidR="00257FBC" w:rsidRPr="007273C4">
        <w:t>Общий сценарий использования АРМ</w:t>
      </w:r>
      <w:r w:rsidR="00257FBC">
        <w:fldChar w:fldCharType="end"/>
      </w:r>
      <w:r w:rsidR="00257FBC">
        <w:t xml:space="preserve">, ранее успешно </w:t>
      </w:r>
      <w:r w:rsidR="00BE3939">
        <w:t xml:space="preserve">был </w:t>
      </w:r>
      <w:r w:rsidR="00257FBC">
        <w:t xml:space="preserve">выполнен сценарий </w:t>
      </w:r>
      <w:r w:rsidR="005E35BE">
        <w:t xml:space="preserve"> </w:t>
      </w:r>
      <w:r w:rsidR="005E35BE">
        <w:fldChar w:fldCharType="begin"/>
      </w:r>
      <w:r w:rsidR="005E35BE">
        <w:instrText xml:space="preserve"> REF _Ref399753825 \h </w:instrText>
      </w:r>
      <w:r w:rsidR="005E35BE">
        <w:fldChar w:fldCharType="separate"/>
      </w:r>
      <w:r w:rsidR="005E35BE" w:rsidRPr="007273C4">
        <w:rPr>
          <w:lang w:val="en-US"/>
        </w:rPr>
        <w:t>UC</w:t>
      </w:r>
      <w:r w:rsidR="005E35BE" w:rsidRPr="007273C4">
        <w:t xml:space="preserve"> «Получить </w:t>
      </w:r>
      <w:r w:rsidR="005E35BE">
        <w:t xml:space="preserve">и отобразить </w:t>
      </w:r>
      <w:r w:rsidR="005E35BE" w:rsidRPr="007273C4">
        <w:t xml:space="preserve">данные из </w:t>
      </w:r>
      <w:r w:rsidR="00195E9C">
        <w:t>ИШ ЕРЗ</w:t>
      </w:r>
      <w:r w:rsidR="005E35BE" w:rsidRPr="007273C4">
        <w:t>»</w:t>
      </w:r>
      <w:r w:rsidR="005E35BE">
        <w:fldChar w:fldCharType="end"/>
      </w:r>
      <w:r w:rsidR="001B6D00">
        <w:t xml:space="preserve"> в текущем отчетном периоде</w:t>
      </w:r>
      <w:r w:rsidR="005E35BE">
        <w:t>.</w:t>
      </w:r>
    </w:p>
    <w:p w14:paraId="7B960C27" w14:textId="72FCE6D1" w:rsidR="00CE2237" w:rsidRPr="007273C4" w:rsidRDefault="00CE2237" w:rsidP="00CE2237">
      <w:r w:rsidRPr="007273C4">
        <w:rPr>
          <w:b/>
        </w:rPr>
        <w:t>Инициирующее событие:</w:t>
      </w:r>
      <w:r w:rsidRPr="007273C4">
        <w:t xml:space="preserve"> </w:t>
      </w:r>
      <w:r w:rsidR="009A68CF">
        <w:t xml:space="preserve">Шаг 1б сценария </w:t>
      </w:r>
      <w:r w:rsidR="009A68CF">
        <w:fldChar w:fldCharType="begin"/>
      </w:r>
      <w:r w:rsidR="009A68CF">
        <w:instrText xml:space="preserve"> REF _Ref440455976 \r \h </w:instrText>
      </w:r>
      <w:r w:rsidR="009A68CF">
        <w:fldChar w:fldCharType="separate"/>
      </w:r>
      <w:r w:rsidR="009A68CF">
        <w:t>2.4</w:t>
      </w:r>
      <w:r w:rsidR="009A68CF">
        <w:fldChar w:fldCharType="end"/>
      </w:r>
      <w:r w:rsidR="009A68CF">
        <w:t xml:space="preserve"> </w:t>
      </w:r>
      <w:r w:rsidR="009A68CF">
        <w:fldChar w:fldCharType="begin"/>
      </w:r>
      <w:r w:rsidR="009A68CF">
        <w:instrText xml:space="preserve"> REF _Ref440455981 \h </w:instrText>
      </w:r>
      <w:r w:rsidR="009A68CF">
        <w:fldChar w:fldCharType="separate"/>
      </w:r>
      <w:r w:rsidR="009A68CF" w:rsidRPr="007273C4">
        <w:t>Общий сценарий использования АРМ</w:t>
      </w:r>
      <w:r w:rsidR="009A68CF">
        <w:fldChar w:fldCharType="end"/>
      </w:r>
      <w:r w:rsidR="009A68CF">
        <w:t>.</w:t>
      </w:r>
    </w:p>
    <w:p w14:paraId="465D3678" w14:textId="77777777" w:rsidR="00CE2237" w:rsidRPr="007273C4" w:rsidRDefault="00CE2237" w:rsidP="00CE2237">
      <w:pPr>
        <w:rPr>
          <w:b/>
        </w:rPr>
      </w:pPr>
      <w:r w:rsidRPr="007273C4">
        <w:rPr>
          <w:b/>
        </w:rPr>
        <w:t>Основной сценарий:</w:t>
      </w:r>
    </w:p>
    <w:p w14:paraId="7F7017DB" w14:textId="77777777" w:rsidR="00797BAB" w:rsidRDefault="00797BAB" w:rsidP="00A70079">
      <w:pPr>
        <w:pStyle w:val="a0"/>
        <w:numPr>
          <w:ilvl w:val="0"/>
          <w:numId w:val="32"/>
        </w:numPr>
        <w:tabs>
          <w:tab w:val="left" w:pos="993"/>
        </w:tabs>
        <w:spacing w:before="0" w:after="200"/>
        <w:jc w:val="left"/>
      </w:pPr>
      <w:r>
        <w:t xml:space="preserve">Оператор меняет значения дат в полях «За период </w:t>
      </w:r>
      <w:proofErr w:type="gramStart"/>
      <w:r>
        <w:t>с</w:t>
      </w:r>
      <w:proofErr w:type="gramEnd"/>
      <w:r>
        <w:t xml:space="preserve">» и «За период по» </w:t>
      </w:r>
    </w:p>
    <w:p w14:paraId="16CD32C4" w14:textId="27F28A7C" w:rsidR="00A70079" w:rsidRDefault="00797BAB" w:rsidP="00A70079">
      <w:pPr>
        <w:pStyle w:val="a0"/>
        <w:numPr>
          <w:ilvl w:val="0"/>
          <w:numId w:val="32"/>
        </w:numPr>
        <w:tabs>
          <w:tab w:val="left" w:pos="993"/>
        </w:tabs>
        <w:spacing w:before="0" w:after="200"/>
        <w:jc w:val="left"/>
      </w:pPr>
      <w:r>
        <w:t xml:space="preserve"> Оператор </w:t>
      </w:r>
      <w:r w:rsidR="00B84C66">
        <w:t>нажимает кнопку «Запросить данные».</w:t>
      </w:r>
    </w:p>
    <w:p w14:paraId="63E0F2B0" w14:textId="6B4120FF" w:rsidR="00B84C66" w:rsidRDefault="00B84C66" w:rsidP="00A70079">
      <w:pPr>
        <w:pStyle w:val="a0"/>
        <w:numPr>
          <w:ilvl w:val="0"/>
          <w:numId w:val="32"/>
        </w:numPr>
        <w:tabs>
          <w:tab w:val="left" w:pos="993"/>
        </w:tabs>
        <w:spacing w:before="0" w:after="200"/>
        <w:jc w:val="left"/>
      </w:pPr>
      <w:r>
        <w:t xml:space="preserve">Система выполняет запрос </w:t>
      </w:r>
      <w:proofErr w:type="gramStart"/>
      <w:r>
        <w:t>новых</w:t>
      </w:r>
      <w:proofErr w:type="gramEnd"/>
      <w:r>
        <w:t xml:space="preserve"> </w:t>
      </w:r>
      <w:proofErr w:type="spellStart"/>
      <w:r>
        <w:t>прикрепелений</w:t>
      </w:r>
      <w:proofErr w:type="spellEnd"/>
      <w:r>
        <w:t xml:space="preserve"> из ИШ ЕРЗ по выставленным да</w:t>
      </w:r>
      <w:r w:rsidR="00797BAB">
        <w:t>там начала и окончания периода и получает новые данные из ИШ ЕРЗ. Система</w:t>
      </w:r>
      <w:r>
        <w:t xml:space="preserve"> </w:t>
      </w:r>
      <w:proofErr w:type="gramStart"/>
      <w:r>
        <w:t>перезаписывает</w:t>
      </w:r>
      <w:proofErr w:type="gramEnd"/>
      <w:r>
        <w:t xml:space="preserve"> полученные данные в БД для данного отчетного периода и отображает их в таблице.</w:t>
      </w:r>
    </w:p>
    <w:p w14:paraId="43995BF6" w14:textId="77777777" w:rsidR="007E1BA5" w:rsidRDefault="007E1BA5" w:rsidP="008F0723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 w:hanging="360"/>
        <w:jc w:val="left"/>
        <w:rPr>
          <w:i/>
        </w:rPr>
      </w:pPr>
    </w:p>
    <w:p w14:paraId="72C23341" w14:textId="77777777" w:rsidR="00CE2237" w:rsidRPr="007273C4" w:rsidRDefault="00CE2237" w:rsidP="00CE2237">
      <w:pPr>
        <w:ind w:left="720"/>
      </w:pPr>
      <w:r w:rsidRPr="007273C4">
        <w:rPr>
          <w:b/>
        </w:rPr>
        <w:t>Возможные альтернативы</w:t>
      </w:r>
      <w:r w:rsidRPr="007273C4">
        <w:t>:</w:t>
      </w:r>
    </w:p>
    <w:p w14:paraId="035B2F74" w14:textId="38F22DE9" w:rsidR="00CE2237" w:rsidRDefault="00C46132" w:rsidP="00B94379">
      <w:pPr>
        <w:ind w:left="720"/>
      </w:pPr>
      <w:r>
        <w:t xml:space="preserve">1а. </w:t>
      </w:r>
      <w:r w:rsidR="002A55BA">
        <w:t xml:space="preserve">Если у оператора нет права  </w:t>
      </w:r>
      <w:r w:rsidR="002A55BA">
        <w:fldChar w:fldCharType="begin"/>
      </w:r>
      <w:r w:rsidR="002A55BA">
        <w:instrText xml:space="preserve"> REF _Ref423098564 \h </w:instrText>
      </w:r>
      <w:r w:rsidR="002A55BA">
        <w:fldChar w:fldCharType="separate"/>
      </w:r>
      <w:r w:rsidR="002A55BA">
        <w:t>«Актуализация п</w:t>
      </w:r>
      <w:r w:rsidR="002A55BA" w:rsidRPr="00D8552B">
        <w:t>рикреплени</w:t>
      </w:r>
      <w:r w:rsidR="002A55BA">
        <w:t>й</w:t>
      </w:r>
      <w:r w:rsidR="002A55BA" w:rsidRPr="00D8552B">
        <w:t xml:space="preserve">: </w:t>
      </w:r>
      <w:r w:rsidR="002A55BA">
        <w:t>выбор дат»</w:t>
      </w:r>
      <w:r w:rsidR="002A55BA">
        <w:fldChar w:fldCharType="end"/>
      </w:r>
      <w:r w:rsidR="002A55BA">
        <w:t xml:space="preserve">, то он </w:t>
      </w:r>
      <w:r w:rsidR="00797BAB">
        <w:t>пропускает ш.1 и сразу переходит к ш.2.</w:t>
      </w:r>
      <w:r w:rsidR="002A55BA">
        <w:t xml:space="preserve"> Оператор с этим правом тоже, при желании, может пропустить этот шаг.</w:t>
      </w:r>
    </w:p>
    <w:p w14:paraId="5EB22C79" w14:textId="5728D2FE" w:rsidR="00AF4587" w:rsidRPr="007273C4" w:rsidRDefault="00797BAB" w:rsidP="00C46132">
      <w:pPr>
        <w:ind w:left="720"/>
      </w:pPr>
      <w:r>
        <w:t>3</w:t>
      </w:r>
      <w:r w:rsidR="00B84C66">
        <w:t>а</w:t>
      </w:r>
      <w:r w:rsidR="00AF4587" w:rsidRPr="007273C4">
        <w:t xml:space="preserve">. ИП была </w:t>
      </w:r>
      <w:r w:rsidR="00C224A8">
        <w:t xml:space="preserve">ранее </w:t>
      </w:r>
      <w:r w:rsidR="00AF4587" w:rsidRPr="007273C4">
        <w:t>отправлена</w:t>
      </w:r>
      <w:r w:rsidR="00D947F0">
        <w:t xml:space="preserve"> </w:t>
      </w:r>
      <w:r w:rsidR="00910A1B">
        <w:t xml:space="preserve">хотя бы в одну </w:t>
      </w:r>
      <w:r w:rsidR="00910A1B" w:rsidRPr="007273C4">
        <w:t xml:space="preserve">СМО </w:t>
      </w:r>
      <w:r w:rsidR="00D947F0">
        <w:t xml:space="preserve">и </w:t>
      </w:r>
      <w:r w:rsidR="00AF4587" w:rsidRPr="007273C4">
        <w:t xml:space="preserve"> ожида</w:t>
      </w:r>
      <w:r w:rsidR="00D947F0">
        <w:t>ется</w:t>
      </w:r>
      <w:r w:rsidR="00AF4587" w:rsidRPr="007273C4">
        <w:t xml:space="preserve"> ответ</w:t>
      </w:r>
      <w:r w:rsidR="00D947F0">
        <w:t xml:space="preserve"> из СМО</w:t>
      </w:r>
      <w:r w:rsidR="00AF4587" w:rsidRPr="007273C4">
        <w:t>.</w:t>
      </w:r>
      <w:r w:rsidR="00C46132">
        <w:t xml:space="preserve"> </w:t>
      </w:r>
      <w:r w:rsidR="00AF4587" w:rsidRPr="007273C4">
        <w:t>Данные в</w:t>
      </w:r>
      <w:r w:rsidR="00D01D51">
        <w:t xml:space="preserve"> БД для каждой</w:t>
      </w:r>
      <w:r w:rsidR="00AF4587" w:rsidRPr="007273C4">
        <w:t xml:space="preserve"> СМО</w:t>
      </w:r>
      <w:r w:rsidR="00D01D51">
        <w:t xml:space="preserve"> </w:t>
      </w:r>
      <w:r w:rsidR="00AF4587" w:rsidRPr="007273C4">
        <w:t>должны обновляться</w:t>
      </w:r>
      <w:r w:rsidR="0075404C">
        <w:t xml:space="preserve"> или не обновляться</w:t>
      </w:r>
      <w:r w:rsidR="00AF4587" w:rsidRPr="007273C4">
        <w:t xml:space="preserve"> в зависимости от текущего статуса сущности </w:t>
      </w:r>
      <w:proofErr w:type="spellStart"/>
      <w:r w:rsidR="00AF4587" w:rsidRPr="007273C4">
        <w:rPr>
          <w:b/>
          <w:lang w:val="en-US"/>
        </w:rPr>
        <w:t>spu</w:t>
      </w:r>
      <w:proofErr w:type="spellEnd"/>
      <w:r w:rsidR="00AF4587" w:rsidRPr="007273C4">
        <w:rPr>
          <w:b/>
        </w:rPr>
        <w:t>_</w:t>
      </w:r>
      <w:proofErr w:type="spellStart"/>
      <w:r w:rsidR="00AF4587" w:rsidRPr="007273C4">
        <w:rPr>
          <w:b/>
          <w:lang w:val="en-US"/>
        </w:rPr>
        <w:t>erz</w:t>
      </w:r>
      <w:proofErr w:type="spellEnd"/>
      <w:r w:rsidR="00AF4587" w:rsidRPr="007273C4">
        <w:rPr>
          <w:b/>
        </w:rPr>
        <w:t>_</w:t>
      </w:r>
      <w:r w:rsidR="00AF4587" w:rsidRPr="007273C4">
        <w:rPr>
          <w:b/>
          <w:lang w:val="en-US"/>
        </w:rPr>
        <w:t>attachments</w:t>
      </w:r>
      <w:r w:rsidR="00AF4587" w:rsidRPr="007273C4">
        <w:rPr>
          <w:b/>
        </w:rPr>
        <w:t>_</w:t>
      </w:r>
      <w:r w:rsidR="00AF4587" w:rsidRPr="007273C4">
        <w:rPr>
          <w:b/>
          <w:lang w:val="en-US"/>
        </w:rPr>
        <w:t>session</w:t>
      </w:r>
      <w:r w:rsidR="00AF4587" w:rsidRPr="007273C4">
        <w:rPr>
          <w:b/>
        </w:rPr>
        <w:t>_</w:t>
      </w:r>
      <w:r w:rsidR="00AF4587" w:rsidRPr="007273C4">
        <w:rPr>
          <w:b/>
          <w:lang w:val="en-US"/>
        </w:rPr>
        <w:t>payer</w:t>
      </w:r>
      <w:r w:rsidR="00AF4587" w:rsidRPr="007273C4">
        <w:rPr>
          <w:b/>
        </w:rPr>
        <w:t>.</w:t>
      </w:r>
      <w:r w:rsidR="00AF4587" w:rsidRPr="007273C4">
        <w:t xml:space="preserve"> Условия обновления перечислены ниже:</w:t>
      </w:r>
    </w:p>
    <w:tbl>
      <w:tblPr>
        <w:tblStyle w:val="a5"/>
        <w:tblW w:w="4395" w:type="dxa"/>
        <w:tblInd w:w="1549" w:type="dxa"/>
        <w:tblLayout w:type="fixed"/>
        <w:tblLook w:val="04A0" w:firstRow="1" w:lastRow="0" w:firstColumn="1" w:lastColumn="0" w:noHBand="0" w:noVBand="1"/>
      </w:tblPr>
      <w:tblGrid>
        <w:gridCol w:w="2410"/>
        <w:gridCol w:w="1985"/>
      </w:tblGrid>
      <w:tr w:rsidR="00AF4587" w:rsidRPr="007273C4" w14:paraId="40EF68D0" w14:textId="77777777" w:rsidTr="00AF4587">
        <w:trPr>
          <w:tblHeader/>
        </w:trPr>
        <w:tc>
          <w:tcPr>
            <w:tcW w:w="2410" w:type="dxa"/>
            <w:shd w:val="clear" w:color="auto" w:fill="D9D9D9" w:themeFill="background1" w:themeFillShade="D9"/>
          </w:tcPr>
          <w:p w14:paraId="7461182A" w14:textId="77777777" w:rsidR="00AF4587" w:rsidRPr="007273C4" w:rsidRDefault="00AF4587" w:rsidP="00A73562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Текущий статус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4BE8E6E9" w14:textId="77777777" w:rsidR="00AF4587" w:rsidRPr="007273C4" w:rsidRDefault="00AF4587" w:rsidP="00A73562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Обновлять данные</w:t>
            </w:r>
          </w:p>
        </w:tc>
      </w:tr>
      <w:tr w:rsidR="00AF4587" w:rsidRPr="007273C4" w14:paraId="36541473" w14:textId="77777777" w:rsidTr="00AF4587">
        <w:tc>
          <w:tcPr>
            <w:tcW w:w="2410" w:type="dxa"/>
            <w:shd w:val="clear" w:color="auto" w:fill="auto"/>
          </w:tcPr>
          <w:p w14:paraId="3B94CA2E" w14:textId="77777777" w:rsidR="00AF4587" w:rsidRPr="007273C4" w:rsidRDefault="00AF4587" w:rsidP="00A73562">
            <w:r w:rsidRPr="007273C4">
              <w:t>Готово к отправке</w:t>
            </w:r>
          </w:p>
        </w:tc>
        <w:tc>
          <w:tcPr>
            <w:tcW w:w="1985" w:type="dxa"/>
            <w:shd w:val="clear" w:color="auto" w:fill="auto"/>
          </w:tcPr>
          <w:p w14:paraId="561D1FA6" w14:textId="77777777" w:rsidR="00AF4587" w:rsidRPr="007273C4" w:rsidRDefault="00AF4587" w:rsidP="00A73562">
            <w:pPr>
              <w:jc w:val="left"/>
            </w:pPr>
            <w:r w:rsidRPr="007273C4">
              <w:t>Да</w:t>
            </w:r>
          </w:p>
        </w:tc>
      </w:tr>
      <w:tr w:rsidR="00AF4587" w:rsidRPr="007273C4" w14:paraId="66CA8462" w14:textId="77777777" w:rsidTr="00AF4587">
        <w:tc>
          <w:tcPr>
            <w:tcW w:w="2410" w:type="dxa"/>
            <w:shd w:val="clear" w:color="auto" w:fill="auto"/>
          </w:tcPr>
          <w:p w14:paraId="52A13DE4" w14:textId="77777777" w:rsidR="00AF4587" w:rsidRPr="007273C4" w:rsidRDefault="00AF4587" w:rsidP="00A73562">
            <w:r w:rsidRPr="007273C4">
              <w:t>Формирование ИП</w:t>
            </w:r>
          </w:p>
        </w:tc>
        <w:tc>
          <w:tcPr>
            <w:tcW w:w="1985" w:type="dxa"/>
            <w:shd w:val="clear" w:color="auto" w:fill="auto"/>
          </w:tcPr>
          <w:p w14:paraId="0ED043ED" w14:textId="77777777" w:rsidR="00AF4587" w:rsidRPr="007273C4" w:rsidRDefault="00AF4587" w:rsidP="00A73562">
            <w:pPr>
              <w:jc w:val="left"/>
            </w:pPr>
            <w:r w:rsidRPr="007273C4">
              <w:t>Нет</w:t>
            </w:r>
          </w:p>
        </w:tc>
      </w:tr>
      <w:tr w:rsidR="00AF4587" w:rsidRPr="007273C4" w14:paraId="3E2340E6" w14:textId="77777777" w:rsidTr="00AF4587">
        <w:tc>
          <w:tcPr>
            <w:tcW w:w="2410" w:type="dxa"/>
            <w:shd w:val="clear" w:color="auto" w:fill="auto"/>
          </w:tcPr>
          <w:p w14:paraId="024580AB" w14:textId="77777777" w:rsidR="00AF4587" w:rsidRPr="007273C4" w:rsidRDefault="00AF4587" w:rsidP="00A73562">
            <w:r w:rsidRPr="007273C4">
              <w:lastRenderedPageBreak/>
              <w:t>Отправка ИП</w:t>
            </w:r>
          </w:p>
        </w:tc>
        <w:tc>
          <w:tcPr>
            <w:tcW w:w="1985" w:type="dxa"/>
            <w:shd w:val="clear" w:color="auto" w:fill="auto"/>
          </w:tcPr>
          <w:p w14:paraId="3F65C429" w14:textId="77777777" w:rsidR="00AF4587" w:rsidRPr="007273C4" w:rsidRDefault="00AF4587" w:rsidP="00A73562">
            <w:pPr>
              <w:jc w:val="left"/>
            </w:pPr>
            <w:r w:rsidRPr="007273C4">
              <w:t>Нет</w:t>
            </w:r>
          </w:p>
        </w:tc>
      </w:tr>
      <w:tr w:rsidR="00AF4587" w:rsidRPr="007273C4" w14:paraId="5B3C4C07" w14:textId="77777777" w:rsidTr="00AF4587">
        <w:tc>
          <w:tcPr>
            <w:tcW w:w="2410" w:type="dxa"/>
            <w:shd w:val="clear" w:color="auto" w:fill="auto"/>
          </w:tcPr>
          <w:p w14:paraId="697D8687" w14:textId="77777777" w:rsidR="00AF4587" w:rsidRPr="007273C4" w:rsidRDefault="00AF4587" w:rsidP="00A73562">
            <w:r w:rsidRPr="007273C4">
              <w:t>Ожидание подтверждения</w:t>
            </w:r>
          </w:p>
        </w:tc>
        <w:tc>
          <w:tcPr>
            <w:tcW w:w="1985" w:type="dxa"/>
            <w:shd w:val="clear" w:color="auto" w:fill="auto"/>
          </w:tcPr>
          <w:p w14:paraId="0F9ED41E" w14:textId="77777777" w:rsidR="00AF4587" w:rsidRPr="007273C4" w:rsidRDefault="00AF4587" w:rsidP="00A73562">
            <w:pPr>
              <w:jc w:val="left"/>
            </w:pPr>
            <w:r w:rsidRPr="007273C4">
              <w:t>Нет</w:t>
            </w:r>
          </w:p>
        </w:tc>
      </w:tr>
      <w:tr w:rsidR="00AF4587" w:rsidRPr="007273C4" w14:paraId="331BD613" w14:textId="77777777" w:rsidTr="00AF4587">
        <w:tc>
          <w:tcPr>
            <w:tcW w:w="2410" w:type="dxa"/>
            <w:shd w:val="clear" w:color="auto" w:fill="auto"/>
          </w:tcPr>
          <w:p w14:paraId="333D8D2C" w14:textId="77777777" w:rsidR="00AF4587" w:rsidRPr="007273C4" w:rsidRDefault="00AF4587" w:rsidP="00A73562">
            <w:r w:rsidRPr="007273C4">
              <w:t>Получено СМО</w:t>
            </w:r>
          </w:p>
        </w:tc>
        <w:tc>
          <w:tcPr>
            <w:tcW w:w="1985" w:type="dxa"/>
            <w:shd w:val="clear" w:color="auto" w:fill="auto"/>
          </w:tcPr>
          <w:p w14:paraId="5B5DA8A6" w14:textId="77777777" w:rsidR="00AF4587" w:rsidRPr="007273C4" w:rsidRDefault="00AF4587" w:rsidP="00A73562">
            <w:pPr>
              <w:jc w:val="left"/>
            </w:pPr>
            <w:r w:rsidRPr="007273C4">
              <w:t>Нет</w:t>
            </w:r>
          </w:p>
        </w:tc>
      </w:tr>
      <w:tr w:rsidR="00AF4587" w:rsidRPr="007273C4" w14:paraId="332F4443" w14:textId="77777777" w:rsidTr="00AF4587">
        <w:tc>
          <w:tcPr>
            <w:tcW w:w="2410" w:type="dxa"/>
            <w:shd w:val="clear" w:color="auto" w:fill="auto"/>
          </w:tcPr>
          <w:p w14:paraId="4DF074B6" w14:textId="77777777" w:rsidR="00AF4587" w:rsidRPr="007273C4" w:rsidRDefault="00AF4587" w:rsidP="00A73562">
            <w:r w:rsidRPr="007273C4">
              <w:t>Получен ответ</w:t>
            </w:r>
          </w:p>
        </w:tc>
        <w:tc>
          <w:tcPr>
            <w:tcW w:w="1985" w:type="dxa"/>
            <w:shd w:val="clear" w:color="auto" w:fill="auto"/>
          </w:tcPr>
          <w:p w14:paraId="1CBA53D8" w14:textId="676C9EC2" w:rsidR="00AF4587" w:rsidRPr="006F6D15" w:rsidRDefault="000F1655" w:rsidP="00A73562">
            <w:pPr>
              <w:jc w:val="left"/>
            </w:pPr>
            <w:r>
              <w:t>Нет</w:t>
            </w:r>
          </w:p>
        </w:tc>
      </w:tr>
      <w:tr w:rsidR="00AF4587" w:rsidRPr="007273C4" w14:paraId="740FB6F1" w14:textId="77777777" w:rsidTr="00AF4587">
        <w:tc>
          <w:tcPr>
            <w:tcW w:w="2410" w:type="dxa"/>
            <w:shd w:val="clear" w:color="auto" w:fill="auto"/>
          </w:tcPr>
          <w:p w14:paraId="375A7A0F" w14:textId="77777777" w:rsidR="00AF4587" w:rsidRPr="007273C4" w:rsidRDefault="00AF4587" w:rsidP="00A73562">
            <w:r w:rsidRPr="007273C4">
              <w:t>Ошибка отправки</w:t>
            </w:r>
          </w:p>
        </w:tc>
        <w:tc>
          <w:tcPr>
            <w:tcW w:w="1985" w:type="dxa"/>
            <w:shd w:val="clear" w:color="auto" w:fill="auto"/>
          </w:tcPr>
          <w:p w14:paraId="25096260" w14:textId="343ADE70" w:rsidR="00AF4587" w:rsidRPr="007273C4" w:rsidRDefault="00E220DC" w:rsidP="00A73562">
            <w:pPr>
              <w:jc w:val="left"/>
            </w:pPr>
            <w:r>
              <w:t>Нет</w:t>
            </w:r>
          </w:p>
        </w:tc>
      </w:tr>
      <w:tr w:rsidR="00AF4587" w:rsidRPr="007273C4" w14:paraId="10AB8F34" w14:textId="77777777" w:rsidTr="00AF4587">
        <w:tc>
          <w:tcPr>
            <w:tcW w:w="2410" w:type="dxa"/>
            <w:shd w:val="clear" w:color="auto" w:fill="auto"/>
          </w:tcPr>
          <w:p w14:paraId="19EA32FD" w14:textId="77777777" w:rsidR="00AF4587" w:rsidRPr="007273C4" w:rsidRDefault="00AF4587" w:rsidP="00A73562">
            <w:r w:rsidRPr="007273C4">
              <w:t>Ошибка получения ИП</w:t>
            </w:r>
          </w:p>
        </w:tc>
        <w:tc>
          <w:tcPr>
            <w:tcW w:w="1985" w:type="dxa"/>
            <w:shd w:val="clear" w:color="auto" w:fill="auto"/>
          </w:tcPr>
          <w:p w14:paraId="48B2DBEB" w14:textId="51744035" w:rsidR="00AF4587" w:rsidRPr="007273C4" w:rsidRDefault="00E220DC" w:rsidP="00A73562">
            <w:pPr>
              <w:jc w:val="left"/>
            </w:pPr>
            <w:r>
              <w:t>Нет</w:t>
            </w:r>
          </w:p>
        </w:tc>
      </w:tr>
      <w:tr w:rsidR="0059424D" w:rsidRPr="007273C4" w14:paraId="0D7B1CDD" w14:textId="77777777" w:rsidTr="00AF4587">
        <w:tc>
          <w:tcPr>
            <w:tcW w:w="2410" w:type="dxa"/>
            <w:shd w:val="clear" w:color="auto" w:fill="auto"/>
          </w:tcPr>
          <w:p w14:paraId="2763A132" w14:textId="72B6926D" w:rsidR="0059424D" w:rsidRPr="007273C4" w:rsidRDefault="00E07404" w:rsidP="00A73562">
            <w:r>
              <w:t>Получен ответ*</w:t>
            </w:r>
          </w:p>
        </w:tc>
        <w:tc>
          <w:tcPr>
            <w:tcW w:w="1985" w:type="dxa"/>
            <w:shd w:val="clear" w:color="auto" w:fill="auto"/>
          </w:tcPr>
          <w:p w14:paraId="342BC040" w14:textId="1BEA88A5" w:rsidR="0059424D" w:rsidRDefault="0059424D" w:rsidP="00A73562">
            <w:pPr>
              <w:jc w:val="left"/>
            </w:pPr>
            <w:r>
              <w:t>Нет</w:t>
            </w:r>
          </w:p>
        </w:tc>
      </w:tr>
      <w:tr w:rsidR="00F50060" w:rsidRPr="007273C4" w14:paraId="30652564" w14:textId="77777777" w:rsidTr="00AF4587">
        <w:tc>
          <w:tcPr>
            <w:tcW w:w="2410" w:type="dxa"/>
            <w:shd w:val="clear" w:color="auto" w:fill="auto"/>
          </w:tcPr>
          <w:p w14:paraId="1BF638EE" w14:textId="33583B7B" w:rsidR="00F50060" w:rsidRDefault="00F50060" w:rsidP="00A73562">
            <w:r>
              <w:t>Ошибка при формировании ИП</w:t>
            </w:r>
          </w:p>
        </w:tc>
        <w:tc>
          <w:tcPr>
            <w:tcW w:w="1985" w:type="dxa"/>
            <w:shd w:val="clear" w:color="auto" w:fill="auto"/>
          </w:tcPr>
          <w:p w14:paraId="4FF2CB11" w14:textId="787057CE" w:rsidR="00F50060" w:rsidRDefault="00ED0FDB" w:rsidP="00A73562">
            <w:pPr>
              <w:jc w:val="left"/>
            </w:pPr>
            <w:r>
              <w:t>Нет</w:t>
            </w:r>
          </w:p>
        </w:tc>
      </w:tr>
      <w:tr w:rsidR="0059424D" w:rsidRPr="007273C4" w14:paraId="0B9391EA" w14:textId="77777777" w:rsidTr="00AF4587">
        <w:tc>
          <w:tcPr>
            <w:tcW w:w="2410" w:type="dxa"/>
            <w:shd w:val="clear" w:color="auto" w:fill="auto"/>
          </w:tcPr>
          <w:p w14:paraId="6B1F6B19" w14:textId="383EFAC6" w:rsidR="0059424D" w:rsidRPr="007273C4" w:rsidRDefault="0059424D" w:rsidP="00A73562">
            <w:r>
              <w:t>Отменено</w:t>
            </w:r>
          </w:p>
        </w:tc>
        <w:tc>
          <w:tcPr>
            <w:tcW w:w="1985" w:type="dxa"/>
            <w:shd w:val="clear" w:color="auto" w:fill="auto"/>
          </w:tcPr>
          <w:p w14:paraId="2F5C8629" w14:textId="39C2BE8C" w:rsidR="0059424D" w:rsidRPr="007273C4" w:rsidRDefault="0059424D" w:rsidP="00A73562">
            <w:pPr>
              <w:jc w:val="left"/>
            </w:pPr>
            <w:r>
              <w:t>Да</w:t>
            </w:r>
          </w:p>
        </w:tc>
      </w:tr>
    </w:tbl>
    <w:p w14:paraId="1E48D0D5" w14:textId="77777777" w:rsidR="00910A1B" w:rsidRDefault="00910A1B" w:rsidP="00AF4587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/>
        <w:jc w:val="left"/>
      </w:pPr>
    </w:p>
    <w:p w14:paraId="1B08DC19" w14:textId="0085F959" w:rsidR="00AF4587" w:rsidRPr="007273C4" w:rsidRDefault="00AF4587" w:rsidP="00AF4587">
      <w:pPr>
        <w:pStyle w:val="a0"/>
        <w:numPr>
          <w:ilvl w:val="0"/>
          <w:numId w:val="0"/>
        </w:numPr>
        <w:tabs>
          <w:tab w:val="left" w:pos="993"/>
        </w:tabs>
        <w:spacing w:before="0" w:after="200"/>
        <w:ind w:left="720"/>
        <w:jc w:val="left"/>
      </w:pPr>
      <w:proofErr w:type="gramStart"/>
      <w:r w:rsidRPr="007273C4">
        <w:t xml:space="preserve">Если при обновлении данных есть хотя бы одна СМО, в которой данные не были обновлены, </w:t>
      </w:r>
      <w:r w:rsidR="00910A1B">
        <w:t>то С</w:t>
      </w:r>
      <w:r w:rsidRPr="007273C4">
        <w:t>истема выводит информационное сообщение «Внимание!</w:t>
      </w:r>
      <w:proofErr w:type="gramEnd"/>
      <w:r w:rsidRPr="007273C4">
        <w:t xml:space="preserve"> Данные были обновлены не для всех СМО, т.к. ИП в обработке»</w:t>
      </w:r>
      <w:r w:rsidR="00DC286D">
        <w:t>. Успешное завершение.</w:t>
      </w:r>
    </w:p>
    <w:p w14:paraId="60FEE029" w14:textId="42621FD5" w:rsidR="00F5617C" w:rsidRDefault="005F672D" w:rsidP="00F5617C">
      <w:pPr>
        <w:ind w:left="720"/>
      </w:pPr>
      <w:r>
        <w:t>3</w:t>
      </w:r>
      <w:r w:rsidR="00A724C1">
        <w:t>б. Система выполнила запрос новых прикреплений, но ИШ</w:t>
      </w:r>
      <w:r w:rsidR="000B4073">
        <w:t xml:space="preserve"> </w:t>
      </w:r>
      <w:r w:rsidR="00A724C1">
        <w:t xml:space="preserve"> ЕРЗ не вернул ответ. Таблица отображается </w:t>
      </w:r>
      <w:r w:rsidR="00DC286D">
        <w:t>без обновления данных, и</w:t>
      </w:r>
      <w:r w:rsidR="00A724C1">
        <w:t xml:space="preserve"> выводится сообщение «</w:t>
      </w:r>
      <w:r w:rsidR="00A724C1" w:rsidRPr="007273C4">
        <w:t xml:space="preserve">ИШ ЕРЗ </w:t>
      </w:r>
      <w:proofErr w:type="gramStart"/>
      <w:r w:rsidR="00A724C1" w:rsidRPr="007273C4">
        <w:t>недоступен</w:t>
      </w:r>
      <w:proofErr w:type="gramEnd"/>
      <w:r w:rsidR="00A724C1" w:rsidRPr="007273C4">
        <w:t>. Повторите попытку</w:t>
      </w:r>
      <w:r w:rsidR="00A724C1">
        <w:t xml:space="preserve"> позже»</w:t>
      </w:r>
      <w:r w:rsidR="00F5617C">
        <w:t>. В поле «Дата и время последнего запроса» значение</w:t>
      </w:r>
      <w:r w:rsidR="00E329A3">
        <w:t xml:space="preserve"> не </w:t>
      </w:r>
      <w:proofErr w:type="spellStart"/>
      <w:r w:rsidR="00E329A3">
        <w:t>обновляется</w:t>
      </w:r>
      <w:proofErr w:type="gramStart"/>
      <w:r w:rsidR="00F5617C">
        <w:t>.</w:t>
      </w:r>
      <w:r>
        <w:t>З</w:t>
      </w:r>
      <w:proofErr w:type="gramEnd"/>
      <w:r>
        <w:t>авершение</w:t>
      </w:r>
      <w:proofErr w:type="spellEnd"/>
      <w:r>
        <w:t xml:space="preserve"> без успеха.</w:t>
      </w:r>
    </w:p>
    <w:p w14:paraId="789CC5AA" w14:textId="77777777" w:rsidR="00A724C1" w:rsidRPr="007273C4" w:rsidRDefault="00A724C1" w:rsidP="00475DC9"/>
    <w:p w14:paraId="7D01279D" w14:textId="68CB3E31" w:rsidR="00475DC9" w:rsidRPr="007273C4" w:rsidRDefault="00475DC9" w:rsidP="00475DC9">
      <w:pPr>
        <w:pStyle w:val="3"/>
      </w:pPr>
      <w:bookmarkStart w:id="438" w:name="_Ref399761195"/>
      <w:bookmarkStart w:id="439" w:name="_Toc454389849"/>
      <w:r w:rsidRPr="007273C4">
        <w:t xml:space="preserve">Получение данных из </w:t>
      </w:r>
      <w:r w:rsidR="00195E9C">
        <w:t>ИШ ЕРЗ</w:t>
      </w:r>
      <w:bookmarkEnd w:id="438"/>
      <w:bookmarkEnd w:id="439"/>
    </w:p>
    <w:p w14:paraId="6C5ADCEB" w14:textId="77777777" w:rsidR="00864FAF" w:rsidRPr="007273C4" w:rsidRDefault="00475DC9" w:rsidP="00475DC9">
      <w:r w:rsidRPr="007273C4">
        <w:t xml:space="preserve">Для получения данных об </w:t>
      </w:r>
      <w:proofErr w:type="spellStart"/>
      <w:r w:rsidRPr="007273C4">
        <w:t>иземениях</w:t>
      </w:r>
      <w:proofErr w:type="spellEnd"/>
      <w:r w:rsidRPr="007273C4">
        <w:t xml:space="preserve"> прикреплений в отчетный период вызывается метод </w:t>
      </w:r>
      <w:proofErr w:type="spellStart"/>
      <w:r w:rsidRPr="007273C4">
        <w:t>getBasicAttachList</w:t>
      </w:r>
      <w:proofErr w:type="spellEnd"/>
      <w:r w:rsidRPr="007273C4">
        <w:t xml:space="preserve">. </w:t>
      </w:r>
    </w:p>
    <w:p w14:paraId="4FF398CD" w14:textId="77777777" w:rsidR="00B15CBC" w:rsidRPr="007273C4" w:rsidRDefault="00B15CBC" w:rsidP="00B15CBC">
      <w:r w:rsidRPr="007273C4">
        <w:t xml:space="preserve">Метод предназначен для получения сведений об изменении базовых прикреплений (для </w:t>
      </w:r>
      <w:proofErr w:type="spellStart"/>
      <w:r w:rsidRPr="007273C4">
        <w:t>подушевого</w:t>
      </w:r>
      <w:proofErr w:type="spellEnd"/>
      <w:r w:rsidRPr="007273C4">
        <w:t xml:space="preserve"> финансирования) за определенный период. Сведения о </w:t>
      </w:r>
      <w:proofErr w:type="spellStart"/>
      <w:r w:rsidRPr="007273C4">
        <w:t>небазовых</w:t>
      </w:r>
      <w:proofErr w:type="spellEnd"/>
      <w:r w:rsidRPr="007273C4">
        <w:t xml:space="preserve"> прикреплениях (для обеспечения записи на прием) метод не возвращает.</w:t>
      </w:r>
    </w:p>
    <w:p w14:paraId="4F39D819" w14:textId="77777777" w:rsidR="00B15CBC" w:rsidRPr="007273C4" w:rsidRDefault="00B15CBC" w:rsidP="00B15CBC">
      <w:r w:rsidRPr="007273C4">
        <w:t>Ограничения\проверки результатов выполнения метода:</w:t>
      </w:r>
    </w:p>
    <w:p w14:paraId="792418EF" w14:textId="77777777" w:rsidR="00B15CBC" w:rsidRPr="007273C4" w:rsidRDefault="00B15CBC" w:rsidP="00B15CBC">
      <w:pPr>
        <w:numPr>
          <w:ilvl w:val="0"/>
          <w:numId w:val="28"/>
        </w:numPr>
      </w:pPr>
      <w:r w:rsidRPr="007273C4">
        <w:t>Выходные данные о полисах пациента содержат сведения только о действующих полисах.</w:t>
      </w:r>
    </w:p>
    <w:p w14:paraId="78DD9191" w14:textId="77777777" w:rsidR="00B15CBC" w:rsidRPr="007273C4" w:rsidRDefault="00B15CBC" w:rsidP="00B15CBC">
      <w:pPr>
        <w:numPr>
          <w:ilvl w:val="0"/>
          <w:numId w:val="28"/>
        </w:numPr>
        <w:rPr>
          <w:lang w:val="x-none"/>
        </w:rPr>
      </w:pPr>
      <w:r w:rsidRPr="007273C4">
        <w:t>Выходные</w:t>
      </w:r>
      <w:r w:rsidRPr="007273C4">
        <w:rPr>
          <w:lang w:val="x-none"/>
        </w:rPr>
        <w:t xml:space="preserve"> данные содержат сведения о прикреплениях </w:t>
      </w:r>
      <w:r w:rsidRPr="007273C4">
        <w:t>следующих категорий</w:t>
      </w:r>
      <w:r w:rsidRPr="007273C4">
        <w:rPr>
          <w:lang w:val="x-none"/>
        </w:rPr>
        <w:t>:</w:t>
      </w:r>
    </w:p>
    <w:p w14:paraId="6726548B" w14:textId="77777777" w:rsidR="00B15CBC" w:rsidRPr="007273C4" w:rsidRDefault="00B15CBC" w:rsidP="00B15CBC">
      <w:pPr>
        <w:numPr>
          <w:ilvl w:val="0"/>
          <w:numId w:val="27"/>
        </w:numPr>
      </w:pPr>
      <w:r w:rsidRPr="007273C4">
        <w:t>Базовое.</w:t>
      </w:r>
    </w:p>
    <w:p w14:paraId="448655DA" w14:textId="4492D063" w:rsidR="00B15CBC" w:rsidRPr="007273C4" w:rsidRDefault="00B15CBC" w:rsidP="00B15CBC">
      <w:pPr>
        <w:numPr>
          <w:ilvl w:val="0"/>
          <w:numId w:val="28"/>
        </w:numPr>
      </w:pPr>
      <w:r w:rsidRPr="007273C4">
        <w:t xml:space="preserve">Во входных параметрах устанавливается идентификатор головной МО и период выборки данных. В выборку попадают все записи о пациентах, по которым в указанный период попадает одна из следующих дат: </w:t>
      </w:r>
    </w:p>
    <w:p w14:paraId="7098619C" w14:textId="77777777" w:rsidR="00B15CBC" w:rsidRPr="007273C4" w:rsidRDefault="00B15CBC" w:rsidP="00B15CBC">
      <w:pPr>
        <w:numPr>
          <w:ilvl w:val="0"/>
          <w:numId w:val="29"/>
        </w:numPr>
      </w:pPr>
      <w:r w:rsidRPr="007273C4">
        <w:t>Дата регистрации прикрепления;</w:t>
      </w:r>
    </w:p>
    <w:p w14:paraId="39111FD2" w14:textId="2B0F72E6" w:rsidR="00B15CBC" w:rsidRPr="007273C4" w:rsidRDefault="00B15CBC" w:rsidP="00864FAF">
      <w:pPr>
        <w:numPr>
          <w:ilvl w:val="0"/>
          <w:numId w:val="29"/>
        </w:numPr>
      </w:pPr>
      <w:r w:rsidRPr="007273C4">
        <w:t>Дата окончания прикрепления (при этом признак актуальности соответствует «Ложь»).</w:t>
      </w:r>
    </w:p>
    <w:p w14:paraId="7CC629C4" w14:textId="77777777" w:rsidR="00864FAF" w:rsidRPr="007273C4" w:rsidRDefault="00864FAF" w:rsidP="00864FAF">
      <w:r w:rsidRPr="007273C4">
        <w:lastRenderedPageBreak/>
        <w:t>Возможные варианты использования метода:</w:t>
      </w:r>
    </w:p>
    <w:p w14:paraId="593D4EAB" w14:textId="77777777" w:rsidR="00864FAF" w:rsidRPr="007273C4" w:rsidRDefault="00864FAF" w:rsidP="00864FAF">
      <w:pPr>
        <w:numPr>
          <w:ilvl w:val="0"/>
          <w:numId w:val="26"/>
        </w:numPr>
      </w:pPr>
      <w:r w:rsidRPr="007273C4">
        <w:t>Во входных параметрах передается МО + период, режим работы метода – Набор идентификаторов. Возвращаются наборы идентификаторов: идентификатор пациента, идентификатор прикрепления, номер прикрепления.</w:t>
      </w:r>
    </w:p>
    <w:p w14:paraId="1FFFE9BD" w14:textId="1AAAF973" w:rsidR="00864FAF" w:rsidRPr="007273C4" w:rsidRDefault="00864FAF" w:rsidP="00864FAF">
      <w:pPr>
        <w:numPr>
          <w:ilvl w:val="0"/>
          <w:numId w:val="26"/>
        </w:numPr>
      </w:pPr>
      <w:r w:rsidRPr="007273C4">
        <w:t>Во входных параметрах передается МО + период, режим работы метода – Полный набор данных. Если найдено строго больше 10</w:t>
      </w:r>
      <w:r w:rsidR="00E97FA7" w:rsidRPr="007273C4">
        <w:t>0</w:t>
      </w:r>
      <w:r w:rsidRPr="007273C4">
        <w:t>0 прикреплений, возвращается ошибка «Количество найденных данных превышает максимально допустимое значение». Если найдено 10</w:t>
      </w:r>
      <w:r w:rsidR="00E97FA7" w:rsidRPr="007273C4">
        <w:t>0</w:t>
      </w:r>
      <w:r w:rsidRPr="007273C4">
        <w:t>0 и менее прикреплений, возвращаются полные наборы данных по каждому прикреплению.</w:t>
      </w:r>
    </w:p>
    <w:p w14:paraId="37B6B58D" w14:textId="2C3062AE" w:rsidR="00864FAF" w:rsidRPr="007273C4" w:rsidRDefault="00864FAF" w:rsidP="00864FAF">
      <w:pPr>
        <w:numPr>
          <w:ilvl w:val="0"/>
          <w:numId w:val="26"/>
        </w:numPr>
      </w:pPr>
      <w:r w:rsidRPr="007273C4">
        <w:t>Во входных параметрах передаются МО + период + идентификаторы прикреплений (не более 10</w:t>
      </w:r>
      <w:r w:rsidR="00E97FA7" w:rsidRPr="007273C4">
        <w:t>0</w:t>
      </w:r>
      <w:r w:rsidRPr="007273C4">
        <w:t>0), режим работы метода – Набор идентификаторов. Возвращаются наборы идентификаторов: идентификатор пациента, идентификатор прикрепления, номер прикрепления.</w:t>
      </w:r>
    </w:p>
    <w:p w14:paraId="775FBD68" w14:textId="57468600" w:rsidR="00864FAF" w:rsidRPr="007273C4" w:rsidRDefault="00864FAF" w:rsidP="00864FAF">
      <w:pPr>
        <w:numPr>
          <w:ilvl w:val="0"/>
          <w:numId w:val="26"/>
        </w:numPr>
      </w:pPr>
      <w:r w:rsidRPr="007273C4">
        <w:t>Во входных параметрах передаются МО + период + идентификаторы прикреплений (не более 10</w:t>
      </w:r>
      <w:r w:rsidR="00E97FA7" w:rsidRPr="007273C4">
        <w:t>0</w:t>
      </w:r>
      <w:r w:rsidRPr="007273C4">
        <w:t>0), режим работы метода – Полный набор данных. Возвращаются полные наборы данных по каждому прикреплению. Если передан идентификатор прикрепления не соответствующий МО, либо в указанный период по нему не было произведено изменений, то данные по такому прикреплению не возвращаются.</w:t>
      </w:r>
    </w:p>
    <w:p w14:paraId="6F79B13C" w14:textId="77777777" w:rsidR="00864FAF" w:rsidRPr="007273C4" w:rsidRDefault="00864FAF" w:rsidP="00475DC9"/>
    <w:p w14:paraId="3059B7A2" w14:textId="74DA22E5" w:rsidR="00475DC9" w:rsidRPr="007273C4" w:rsidRDefault="00475DC9" w:rsidP="00475DC9">
      <w:r w:rsidRPr="007273C4">
        <w:t>Спецификация запроса:</w:t>
      </w:r>
    </w:p>
    <w:tbl>
      <w:tblPr>
        <w:tblStyle w:val="a5"/>
        <w:tblW w:w="9747" w:type="dxa"/>
        <w:tblLayout w:type="fixed"/>
        <w:tblLook w:val="04A0" w:firstRow="1" w:lastRow="0" w:firstColumn="1" w:lastColumn="0" w:noHBand="0" w:noVBand="1"/>
      </w:tblPr>
      <w:tblGrid>
        <w:gridCol w:w="675"/>
        <w:gridCol w:w="2410"/>
        <w:gridCol w:w="1985"/>
        <w:gridCol w:w="1134"/>
        <w:gridCol w:w="1134"/>
        <w:gridCol w:w="2409"/>
      </w:tblGrid>
      <w:tr w:rsidR="005A0076" w:rsidRPr="007273C4" w14:paraId="61544E3A" w14:textId="77777777" w:rsidTr="005A0076">
        <w:trPr>
          <w:tblHeader/>
        </w:trPr>
        <w:tc>
          <w:tcPr>
            <w:tcW w:w="675" w:type="dxa"/>
            <w:shd w:val="clear" w:color="auto" w:fill="D9D9D9" w:themeFill="background1" w:themeFillShade="D9"/>
          </w:tcPr>
          <w:p w14:paraId="315C67A2" w14:textId="583FCE05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</w:rPr>
            </w:pPr>
            <w:r w:rsidRPr="007273C4">
              <w:t>Уровень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14:paraId="7CE69698" w14:textId="7B3ED47E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Название параметра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352C2FC5" w14:textId="77777777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Бизнес-название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B315747" w14:textId="77777777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Тип данных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2EEE4045" w14:textId="77777777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Обязательность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05246C1D" w14:textId="77777777" w:rsidR="005A0076" w:rsidRPr="007273C4" w:rsidRDefault="005A0076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Описание</w:t>
            </w:r>
          </w:p>
        </w:tc>
      </w:tr>
      <w:tr w:rsidR="005A0076" w:rsidRPr="007273C4" w14:paraId="12FCAF88" w14:textId="77777777" w:rsidTr="005A0076">
        <w:tc>
          <w:tcPr>
            <w:tcW w:w="675" w:type="dxa"/>
          </w:tcPr>
          <w:p w14:paraId="4D663230" w14:textId="22CF7ABF" w:rsidR="005A0076" w:rsidRPr="007273C4" w:rsidRDefault="005A0076" w:rsidP="00E9015A">
            <w:r w:rsidRPr="007273C4">
              <w:t>1</w:t>
            </w:r>
          </w:p>
        </w:tc>
        <w:tc>
          <w:tcPr>
            <w:tcW w:w="2410" w:type="dxa"/>
            <w:shd w:val="clear" w:color="auto" w:fill="auto"/>
          </w:tcPr>
          <w:p w14:paraId="2C0ECB13" w14:textId="043EF6FC" w:rsidR="005A0076" w:rsidRPr="007273C4" w:rsidRDefault="005A0076" w:rsidP="00E9015A">
            <w:proofErr w:type="spellStart"/>
            <w:r w:rsidRPr="007273C4">
              <w:t>identifiersOnly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4E915305" w14:textId="2E0D2471" w:rsidR="005A0076" w:rsidRPr="007273C4" w:rsidRDefault="005A0076" w:rsidP="00E9015A">
            <w:pPr>
              <w:jc w:val="left"/>
            </w:pPr>
            <w:r w:rsidRPr="007273C4">
              <w:t>Режим работы сервиса</w:t>
            </w:r>
          </w:p>
        </w:tc>
        <w:tc>
          <w:tcPr>
            <w:tcW w:w="1134" w:type="dxa"/>
            <w:shd w:val="clear" w:color="auto" w:fill="auto"/>
          </w:tcPr>
          <w:p w14:paraId="382ACCB8" w14:textId="493BC3A4" w:rsidR="005A0076" w:rsidRPr="007273C4" w:rsidRDefault="005A0076" w:rsidP="00E9015A">
            <w:r w:rsidRPr="007273C4">
              <w:t>Логический</w:t>
            </w:r>
          </w:p>
        </w:tc>
        <w:tc>
          <w:tcPr>
            <w:tcW w:w="1134" w:type="dxa"/>
          </w:tcPr>
          <w:p w14:paraId="5CFC89E1" w14:textId="14CD3416" w:rsidR="005A0076" w:rsidRPr="007273C4" w:rsidRDefault="005A0076" w:rsidP="00E9015A">
            <w:r w:rsidRPr="007273C4">
              <w:t>Да</w:t>
            </w:r>
          </w:p>
        </w:tc>
        <w:tc>
          <w:tcPr>
            <w:tcW w:w="2409" w:type="dxa"/>
          </w:tcPr>
          <w:p w14:paraId="43FD9BC4" w14:textId="77777777" w:rsidR="005A0076" w:rsidRPr="007273C4" w:rsidRDefault="005A0076" w:rsidP="00E9015A">
            <w:r w:rsidRPr="007273C4">
              <w:t>Возможные значения:</w:t>
            </w:r>
          </w:p>
          <w:p w14:paraId="5007C9DE" w14:textId="734D84D1" w:rsidR="005A0076" w:rsidRPr="007273C4" w:rsidRDefault="005A0076" w:rsidP="00E9015A">
            <w:r w:rsidRPr="007273C4">
              <w:rPr>
                <w:lang w:val="en-US"/>
              </w:rPr>
              <w:t>true</w:t>
            </w:r>
            <w:r w:rsidRPr="007273C4">
              <w:t xml:space="preserve"> (возвращает набор идентификаторов);</w:t>
            </w:r>
          </w:p>
          <w:p w14:paraId="5F42712D" w14:textId="55D81D7E" w:rsidR="005A0076" w:rsidRPr="007273C4" w:rsidRDefault="005A0076" w:rsidP="00E9015A">
            <w:proofErr w:type="gramStart"/>
            <w:r w:rsidRPr="007273C4">
              <w:rPr>
                <w:lang w:val="en-US"/>
              </w:rPr>
              <w:t>false</w:t>
            </w:r>
            <w:proofErr w:type="gramEnd"/>
            <w:r w:rsidRPr="007273C4">
              <w:t xml:space="preserve"> (возвращает полный набор данных).</w:t>
            </w:r>
          </w:p>
        </w:tc>
      </w:tr>
      <w:tr w:rsidR="005A0076" w:rsidRPr="007273C4" w14:paraId="5CD9CD6F" w14:textId="77777777" w:rsidTr="005A0076">
        <w:tc>
          <w:tcPr>
            <w:tcW w:w="675" w:type="dxa"/>
          </w:tcPr>
          <w:p w14:paraId="713CD58F" w14:textId="0CA4BE91" w:rsidR="005A0076" w:rsidRPr="007273C4" w:rsidRDefault="005A0076" w:rsidP="00E9015A">
            <w:r w:rsidRPr="007273C4">
              <w:t>1</w:t>
            </w:r>
          </w:p>
        </w:tc>
        <w:tc>
          <w:tcPr>
            <w:tcW w:w="2410" w:type="dxa"/>
            <w:shd w:val="clear" w:color="auto" w:fill="auto"/>
          </w:tcPr>
          <w:p w14:paraId="7A4A0206" w14:textId="5539B76E" w:rsidR="005A0076" w:rsidRPr="007273C4" w:rsidRDefault="005A0076" w:rsidP="00E9015A">
            <w:proofErr w:type="spellStart"/>
            <w:r w:rsidRPr="007273C4">
              <w:t>mainLpuIdAttach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043CA329" w14:textId="77777777" w:rsidR="005A0076" w:rsidRPr="007273C4" w:rsidRDefault="005A0076" w:rsidP="00E9015A">
            <w:pPr>
              <w:jc w:val="left"/>
            </w:pPr>
            <w:r w:rsidRPr="007273C4">
              <w:t>Идентификатор головной МО</w:t>
            </w:r>
          </w:p>
        </w:tc>
        <w:tc>
          <w:tcPr>
            <w:tcW w:w="1134" w:type="dxa"/>
            <w:shd w:val="clear" w:color="auto" w:fill="auto"/>
          </w:tcPr>
          <w:p w14:paraId="254BFC7E" w14:textId="77777777" w:rsidR="005A0076" w:rsidRPr="007273C4" w:rsidRDefault="005A0076" w:rsidP="00E9015A">
            <w:proofErr w:type="spellStart"/>
            <w:r w:rsidRPr="007273C4">
              <w:t>string</w:t>
            </w:r>
            <w:proofErr w:type="spellEnd"/>
          </w:p>
        </w:tc>
        <w:tc>
          <w:tcPr>
            <w:tcW w:w="1134" w:type="dxa"/>
          </w:tcPr>
          <w:p w14:paraId="6F2221C5" w14:textId="77777777" w:rsidR="005A0076" w:rsidRPr="007273C4" w:rsidRDefault="005A0076" w:rsidP="00E9015A">
            <w:r w:rsidRPr="007273C4">
              <w:t>Да</w:t>
            </w:r>
          </w:p>
        </w:tc>
        <w:tc>
          <w:tcPr>
            <w:tcW w:w="2409" w:type="dxa"/>
          </w:tcPr>
          <w:p w14:paraId="0B768505" w14:textId="4F512FC5" w:rsidR="005A0076" w:rsidRPr="007273C4" w:rsidRDefault="005A0076" w:rsidP="00E9015A">
            <w:proofErr w:type="gramStart"/>
            <w:r w:rsidRPr="007273C4">
              <w:t>Берется идентификатор ЕМИАС</w:t>
            </w:r>
            <w:r w:rsidR="001A4F86">
              <w:t xml:space="preserve"> (МО, выбранной при авторизации)</w:t>
            </w:r>
            <w:proofErr w:type="gramEnd"/>
          </w:p>
        </w:tc>
      </w:tr>
      <w:tr w:rsidR="005A0076" w:rsidRPr="007273C4" w14:paraId="136EB66B" w14:textId="77777777" w:rsidTr="005A0076">
        <w:tc>
          <w:tcPr>
            <w:tcW w:w="675" w:type="dxa"/>
          </w:tcPr>
          <w:p w14:paraId="4B88EF68" w14:textId="272F779A" w:rsidR="005A0076" w:rsidRPr="007273C4" w:rsidRDefault="005A0076" w:rsidP="00E9015A">
            <w:r w:rsidRPr="007273C4">
              <w:t>1</w:t>
            </w:r>
          </w:p>
        </w:tc>
        <w:tc>
          <w:tcPr>
            <w:tcW w:w="2410" w:type="dxa"/>
            <w:shd w:val="clear" w:color="auto" w:fill="auto"/>
          </w:tcPr>
          <w:p w14:paraId="2AAAF324" w14:textId="5DC366D1" w:rsidR="005A0076" w:rsidRPr="007273C4" w:rsidRDefault="005A0076" w:rsidP="00E9015A">
            <w:proofErr w:type="spellStart"/>
            <w:r w:rsidRPr="007273C4">
              <w:t>dateChangeAttachFrom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7B3E816B" w14:textId="77777777" w:rsidR="005A0076" w:rsidRPr="007273C4" w:rsidRDefault="005A0076" w:rsidP="00E9015A">
            <w:pPr>
              <w:jc w:val="left"/>
            </w:pPr>
            <w:r w:rsidRPr="007273C4">
              <w:t>Дата начала отчетного периода</w:t>
            </w:r>
          </w:p>
        </w:tc>
        <w:tc>
          <w:tcPr>
            <w:tcW w:w="1134" w:type="dxa"/>
            <w:shd w:val="clear" w:color="auto" w:fill="auto"/>
          </w:tcPr>
          <w:p w14:paraId="27F7E1CE" w14:textId="77777777" w:rsidR="005A0076" w:rsidRPr="007273C4" w:rsidRDefault="005A0076" w:rsidP="00E9015A">
            <w:proofErr w:type="spellStart"/>
            <w:r w:rsidRPr="007273C4">
              <w:t>date</w:t>
            </w:r>
            <w:proofErr w:type="spellEnd"/>
          </w:p>
        </w:tc>
        <w:tc>
          <w:tcPr>
            <w:tcW w:w="1134" w:type="dxa"/>
          </w:tcPr>
          <w:p w14:paraId="6B9E5FF2" w14:textId="77777777" w:rsidR="005A0076" w:rsidRPr="007273C4" w:rsidRDefault="005A0076" w:rsidP="00E9015A">
            <w:r w:rsidRPr="007273C4">
              <w:t>Да</w:t>
            </w:r>
          </w:p>
        </w:tc>
        <w:tc>
          <w:tcPr>
            <w:tcW w:w="2409" w:type="dxa"/>
          </w:tcPr>
          <w:p w14:paraId="35D3A506" w14:textId="01507EFE" w:rsidR="005A0076" w:rsidRPr="007273C4" w:rsidRDefault="000A4465" w:rsidP="000A4465">
            <w:r>
              <w:t>Дата начала периода изменений</w:t>
            </w:r>
            <w:r w:rsidR="005A0076" w:rsidRPr="007273C4">
              <w:t xml:space="preserve"> </w:t>
            </w:r>
            <w:r w:rsidR="00651578">
              <w:t>(см. п.</w:t>
            </w:r>
            <w:r w:rsidR="00651578">
              <w:fldChar w:fldCharType="begin"/>
            </w:r>
            <w:r w:rsidR="00651578">
              <w:instrText xml:space="preserve"> REF _Ref412797525 \r \h </w:instrText>
            </w:r>
            <w:r w:rsidR="00651578">
              <w:fldChar w:fldCharType="separate"/>
            </w:r>
            <w:r w:rsidR="00887A96">
              <w:t>3.1.2</w:t>
            </w:r>
            <w:r w:rsidR="00651578">
              <w:fldChar w:fldCharType="end"/>
            </w:r>
            <w:r w:rsidR="00651578">
              <w:t>)</w:t>
            </w:r>
          </w:p>
        </w:tc>
      </w:tr>
      <w:tr w:rsidR="005A0076" w:rsidRPr="007273C4" w14:paraId="12E56CDC" w14:textId="77777777" w:rsidTr="005A0076">
        <w:tc>
          <w:tcPr>
            <w:tcW w:w="675" w:type="dxa"/>
          </w:tcPr>
          <w:p w14:paraId="64DB4014" w14:textId="630C07E4" w:rsidR="005A0076" w:rsidRPr="007273C4" w:rsidRDefault="005A0076" w:rsidP="00E9015A">
            <w:r w:rsidRPr="007273C4">
              <w:t>1</w:t>
            </w:r>
          </w:p>
        </w:tc>
        <w:tc>
          <w:tcPr>
            <w:tcW w:w="2410" w:type="dxa"/>
            <w:shd w:val="clear" w:color="auto" w:fill="auto"/>
          </w:tcPr>
          <w:p w14:paraId="1958D52E" w14:textId="0647C3BD" w:rsidR="005A0076" w:rsidRPr="007273C4" w:rsidRDefault="005A0076" w:rsidP="00E9015A">
            <w:proofErr w:type="spellStart"/>
            <w:r w:rsidRPr="007273C4">
              <w:t>dateChangeAttachTo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7FF702EC" w14:textId="77777777" w:rsidR="005A0076" w:rsidRPr="007273C4" w:rsidRDefault="005A0076" w:rsidP="00E9015A">
            <w:pPr>
              <w:jc w:val="left"/>
            </w:pPr>
            <w:r w:rsidRPr="007273C4">
              <w:t>Дата окончания отчетного периода</w:t>
            </w:r>
          </w:p>
        </w:tc>
        <w:tc>
          <w:tcPr>
            <w:tcW w:w="1134" w:type="dxa"/>
            <w:shd w:val="clear" w:color="auto" w:fill="auto"/>
          </w:tcPr>
          <w:p w14:paraId="4238274C" w14:textId="77777777" w:rsidR="005A0076" w:rsidRPr="007273C4" w:rsidRDefault="005A0076" w:rsidP="00E9015A">
            <w:proofErr w:type="spellStart"/>
            <w:r w:rsidRPr="007273C4">
              <w:t>date</w:t>
            </w:r>
            <w:proofErr w:type="spellEnd"/>
          </w:p>
        </w:tc>
        <w:tc>
          <w:tcPr>
            <w:tcW w:w="1134" w:type="dxa"/>
          </w:tcPr>
          <w:p w14:paraId="7F486958" w14:textId="77777777" w:rsidR="005A0076" w:rsidRPr="007273C4" w:rsidRDefault="005A0076" w:rsidP="00E9015A">
            <w:r w:rsidRPr="007273C4">
              <w:t>Да</w:t>
            </w:r>
          </w:p>
        </w:tc>
        <w:tc>
          <w:tcPr>
            <w:tcW w:w="2409" w:type="dxa"/>
          </w:tcPr>
          <w:p w14:paraId="17FE53E6" w14:textId="7DF32ED7" w:rsidR="005A0076" w:rsidRPr="007273C4" w:rsidRDefault="005A0076" w:rsidP="000A4465">
            <w:r w:rsidRPr="007273C4">
              <w:t xml:space="preserve">Дата окончания периода изменений </w:t>
            </w:r>
            <w:r w:rsidR="00651578">
              <w:t>(см. п.</w:t>
            </w:r>
            <w:r w:rsidR="00651578">
              <w:fldChar w:fldCharType="begin"/>
            </w:r>
            <w:r w:rsidR="00651578">
              <w:instrText xml:space="preserve"> REF _Ref412797525 \r \h </w:instrText>
            </w:r>
            <w:r w:rsidR="00651578">
              <w:fldChar w:fldCharType="separate"/>
            </w:r>
            <w:r w:rsidR="00887A96">
              <w:t>3.1.2</w:t>
            </w:r>
            <w:r w:rsidR="00651578">
              <w:fldChar w:fldCharType="end"/>
            </w:r>
            <w:r w:rsidR="00651578">
              <w:t>)</w:t>
            </w:r>
          </w:p>
        </w:tc>
      </w:tr>
      <w:tr w:rsidR="005A0076" w:rsidRPr="007273C4" w14:paraId="7091045C" w14:textId="77777777" w:rsidTr="005A0076">
        <w:tc>
          <w:tcPr>
            <w:tcW w:w="675" w:type="dxa"/>
          </w:tcPr>
          <w:p w14:paraId="1B732FB2" w14:textId="5F979177" w:rsidR="005A0076" w:rsidRPr="00651578" w:rsidRDefault="005A0076" w:rsidP="00E9015A">
            <w:r w:rsidRPr="007273C4">
              <w:t>1</w:t>
            </w:r>
          </w:p>
        </w:tc>
        <w:tc>
          <w:tcPr>
            <w:tcW w:w="2410" w:type="dxa"/>
            <w:shd w:val="clear" w:color="auto" w:fill="auto"/>
          </w:tcPr>
          <w:p w14:paraId="28C2FCA0" w14:textId="740A31F5" w:rsidR="005A0076" w:rsidRPr="007273C4" w:rsidRDefault="005A0076" w:rsidP="00E9015A">
            <w:proofErr w:type="spellStart"/>
            <w:r w:rsidRPr="007273C4">
              <w:rPr>
                <w:lang w:val="en-US"/>
              </w:rPr>
              <w:t>idAttachs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5B626163" w14:textId="2EACE2A0" w:rsidR="005A0076" w:rsidRPr="007273C4" w:rsidRDefault="005A0076" w:rsidP="00E9015A">
            <w:pPr>
              <w:jc w:val="left"/>
            </w:pPr>
            <w:r w:rsidRPr="007273C4">
              <w:t>Идентификаторы прикрепления</w:t>
            </w:r>
          </w:p>
        </w:tc>
        <w:tc>
          <w:tcPr>
            <w:tcW w:w="1134" w:type="dxa"/>
            <w:shd w:val="clear" w:color="auto" w:fill="auto"/>
          </w:tcPr>
          <w:p w14:paraId="683EF5F1" w14:textId="397EEBF1" w:rsidR="005A0076" w:rsidRPr="007273C4" w:rsidRDefault="005A0076" w:rsidP="00E9015A">
            <w:r w:rsidRPr="007273C4">
              <w:t>Множественный группирующий элемент</w:t>
            </w:r>
          </w:p>
        </w:tc>
        <w:tc>
          <w:tcPr>
            <w:tcW w:w="1134" w:type="dxa"/>
          </w:tcPr>
          <w:p w14:paraId="526E1CBB" w14:textId="552E51E5" w:rsidR="005A0076" w:rsidRPr="007273C4" w:rsidRDefault="005A0076" w:rsidP="00E9015A">
            <w:r w:rsidRPr="007273C4">
              <w:t>Нет</w:t>
            </w:r>
          </w:p>
        </w:tc>
        <w:tc>
          <w:tcPr>
            <w:tcW w:w="2409" w:type="dxa"/>
          </w:tcPr>
          <w:p w14:paraId="6D0893C2" w14:textId="77777777" w:rsidR="005A0076" w:rsidRPr="007273C4" w:rsidRDefault="005A0076" w:rsidP="00E9015A">
            <w:pPr>
              <w:pStyle w:val="TableCellL"/>
              <w:rPr>
                <w:rFonts w:ascii="Arial Narrow" w:hAnsi="Arial Narrow"/>
              </w:rPr>
            </w:pPr>
            <w:r w:rsidRPr="007273C4">
              <w:rPr>
                <w:rFonts w:ascii="Arial Narrow" w:hAnsi="Arial Narrow"/>
              </w:rPr>
              <w:t>Идентификатор уникально определяет прикрепление.</w:t>
            </w:r>
          </w:p>
          <w:p w14:paraId="65510746" w14:textId="7D1963F2" w:rsidR="005A0076" w:rsidRPr="007273C4" w:rsidRDefault="005A0076" w:rsidP="00E9015A">
            <w:r w:rsidRPr="007273C4">
              <w:t>Внутренний идентификатор ИШ ЕМИАС. Может содержать не более 100 идентификаторов</w:t>
            </w:r>
          </w:p>
        </w:tc>
      </w:tr>
      <w:tr w:rsidR="005A0076" w:rsidRPr="007273C4" w14:paraId="67A2FAF9" w14:textId="77777777" w:rsidTr="005A0076">
        <w:tc>
          <w:tcPr>
            <w:tcW w:w="675" w:type="dxa"/>
          </w:tcPr>
          <w:p w14:paraId="794A17AB" w14:textId="54B461B0" w:rsidR="005A0076" w:rsidRPr="007273C4" w:rsidRDefault="005A0076" w:rsidP="00E9015A">
            <w:pPr>
              <w:rPr>
                <w:lang w:val="en-US"/>
              </w:rPr>
            </w:pPr>
            <w:r w:rsidRPr="007273C4">
              <w:lastRenderedPageBreak/>
              <w:t>2</w:t>
            </w:r>
          </w:p>
        </w:tc>
        <w:tc>
          <w:tcPr>
            <w:tcW w:w="2410" w:type="dxa"/>
            <w:shd w:val="clear" w:color="auto" w:fill="auto"/>
          </w:tcPr>
          <w:p w14:paraId="5718B7B8" w14:textId="0B065ED6" w:rsidR="005A0076" w:rsidRPr="007273C4" w:rsidRDefault="005A0076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idAttach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A4CFA0A" w14:textId="265ABE2E" w:rsidR="005A0076" w:rsidRPr="007273C4" w:rsidRDefault="005A0076" w:rsidP="00E9015A">
            <w:pPr>
              <w:jc w:val="left"/>
            </w:pPr>
            <w:r w:rsidRPr="007273C4">
              <w:t>Идентификатор прикрепления</w:t>
            </w:r>
          </w:p>
        </w:tc>
        <w:tc>
          <w:tcPr>
            <w:tcW w:w="1134" w:type="dxa"/>
            <w:shd w:val="clear" w:color="auto" w:fill="auto"/>
          </w:tcPr>
          <w:p w14:paraId="26213690" w14:textId="023EADED" w:rsidR="005A0076" w:rsidRPr="007273C4" w:rsidRDefault="005A0076" w:rsidP="00E9015A">
            <w:r w:rsidRPr="007273C4">
              <w:t>Число</w:t>
            </w:r>
          </w:p>
        </w:tc>
        <w:tc>
          <w:tcPr>
            <w:tcW w:w="1134" w:type="dxa"/>
          </w:tcPr>
          <w:p w14:paraId="6336FF7D" w14:textId="39A30DF4" w:rsidR="005A0076" w:rsidRPr="007273C4" w:rsidRDefault="005A0076" w:rsidP="00E9015A">
            <w:r w:rsidRPr="007273C4">
              <w:t>Да</w:t>
            </w:r>
          </w:p>
        </w:tc>
        <w:tc>
          <w:tcPr>
            <w:tcW w:w="2409" w:type="dxa"/>
          </w:tcPr>
          <w:p w14:paraId="3F5B0D9A" w14:textId="77777777" w:rsidR="005A0076" w:rsidRPr="007273C4" w:rsidRDefault="005A0076" w:rsidP="00E9015A">
            <w:pPr>
              <w:pStyle w:val="TableCellL"/>
              <w:rPr>
                <w:rFonts w:ascii="Arial Narrow" w:hAnsi="Arial Narrow"/>
              </w:rPr>
            </w:pPr>
            <w:r w:rsidRPr="007273C4">
              <w:rPr>
                <w:rFonts w:ascii="Arial Narrow" w:hAnsi="Arial Narrow"/>
              </w:rPr>
              <w:t>Идентификатор уникально определяет прикрепление.</w:t>
            </w:r>
          </w:p>
          <w:p w14:paraId="4FF43BB2" w14:textId="2325B420" w:rsidR="005A0076" w:rsidRPr="007273C4" w:rsidRDefault="005A0076" w:rsidP="00E9015A">
            <w:r w:rsidRPr="007273C4">
              <w:t>Внутренний идентификатор ИШ ЕМИАС</w:t>
            </w:r>
          </w:p>
        </w:tc>
      </w:tr>
    </w:tbl>
    <w:p w14:paraId="068DE049" w14:textId="77777777" w:rsidR="00475DC9" w:rsidRPr="007273C4" w:rsidRDefault="00475DC9" w:rsidP="00475DC9"/>
    <w:p w14:paraId="0BE1F204" w14:textId="77777777" w:rsidR="00475DC9" w:rsidRPr="007273C4" w:rsidRDefault="00475DC9" w:rsidP="00475DC9">
      <w:r w:rsidRPr="007273C4">
        <w:t>Спецификация ответа:</w:t>
      </w:r>
    </w:p>
    <w:tbl>
      <w:tblPr>
        <w:tblStyle w:val="a5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1134"/>
        <w:gridCol w:w="1701"/>
        <w:gridCol w:w="1843"/>
        <w:gridCol w:w="1418"/>
        <w:gridCol w:w="708"/>
        <w:gridCol w:w="2127"/>
      </w:tblGrid>
      <w:tr w:rsidR="00D62A45" w:rsidRPr="007273C4" w14:paraId="1127CC06" w14:textId="77777777" w:rsidTr="00D62A45">
        <w:trPr>
          <w:tblHeader/>
        </w:trPr>
        <w:tc>
          <w:tcPr>
            <w:tcW w:w="675" w:type="dxa"/>
            <w:shd w:val="clear" w:color="auto" w:fill="D9D9D9" w:themeFill="background1" w:themeFillShade="D9"/>
          </w:tcPr>
          <w:p w14:paraId="4A422765" w14:textId="504C156E" w:rsidR="00D62A45" w:rsidRPr="007273C4" w:rsidRDefault="00D62A45" w:rsidP="00E9015A">
            <w:pPr>
              <w:keepNext/>
              <w:spacing w:line="240" w:lineRule="auto"/>
              <w:jc w:val="center"/>
              <w:rPr>
                <w:b/>
              </w:rPr>
            </w:pPr>
            <w:r w:rsidRPr="007273C4">
              <w:t>Уровень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760E3E58" w14:textId="4E0D430C" w:rsidR="00D62A45" w:rsidRPr="007273C4" w:rsidRDefault="00D62A45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Название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1B7AAD55" w14:textId="77777777" w:rsidR="00D62A45" w:rsidRPr="007273C4" w:rsidRDefault="00D62A45" w:rsidP="00E9015A">
            <w:pPr>
              <w:keepNext/>
              <w:spacing w:line="240" w:lineRule="auto"/>
              <w:rPr>
                <w:b/>
              </w:rPr>
            </w:pPr>
            <w:proofErr w:type="spellStart"/>
            <w:r w:rsidRPr="007273C4">
              <w:rPr>
                <w:b/>
              </w:rPr>
              <w:t>Арибут</w:t>
            </w:r>
            <w:proofErr w:type="spellEnd"/>
            <w:r w:rsidRPr="007273C4">
              <w:rPr>
                <w:b/>
              </w:rPr>
              <w:t xml:space="preserve"> БД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4C5856FE" w14:textId="77777777" w:rsidR="00D62A45" w:rsidRPr="007273C4" w:rsidRDefault="00D62A45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Бизнес-название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740E2231" w14:textId="77777777" w:rsidR="00D62A45" w:rsidRPr="007273C4" w:rsidRDefault="00D62A45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Тип данных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5D429C6C" w14:textId="309CE63A" w:rsidR="00D62A45" w:rsidRPr="007273C4" w:rsidRDefault="00D62A45" w:rsidP="00D62A45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proofErr w:type="spellStart"/>
            <w:r w:rsidRPr="007273C4">
              <w:rPr>
                <w:b/>
              </w:rPr>
              <w:t>Обяз</w:t>
            </w:r>
            <w:proofErr w:type="spellEnd"/>
            <w:r w:rsidRPr="007273C4">
              <w:rPr>
                <w:b/>
              </w:rPr>
              <w:t>.</w:t>
            </w:r>
          </w:p>
        </w:tc>
        <w:tc>
          <w:tcPr>
            <w:tcW w:w="2127" w:type="dxa"/>
            <w:shd w:val="clear" w:color="auto" w:fill="D9D9D9" w:themeFill="background1" w:themeFillShade="D9"/>
          </w:tcPr>
          <w:p w14:paraId="5F77C75B" w14:textId="77777777" w:rsidR="00D62A45" w:rsidRPr="007273C4" w:rsidRDefault="00D62A45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Комментарий</w:t>
            </w:r>
          </w:p>
        </w:tc>
      </w:tr>
      <w:tr w:rsidR="00D62A45" w:rsidRPr="007273C4" w14:paraId="0DEF9FE9" w14:textId="77777777" w:rsidTr="00D62A45">
        <w:tc>
          <w:tcPr>
            <w:tcW w:w="675" w:type="dxa"/>
          </w:tcPr>
          <w:p w14:paraId="5C383E01" w14:textId="11DEF980" w:rsidR="00D62A45" w:rsidRPr="007273C4" w:rsidRDefault="00D62A45" w:rsidP="00E9015A">
            <w:pPr>
              <w:rPr>
                <w:lang w:val="en-US"/>
              </w:rPr>
            </w:pPr>
            <w:r w:rsidRPr="007273C4">
              <w:t>1</w:t>
            </w:r>
          </w:p>
        </w:tc>
        <w:tc>
          <w:tcPr>
            <w:tcW w:w="1134" w:type="dxa"/>
          </w:tcPr>
          <w:p w14:paraId="1BFD3AFA" w14:textId="2BDFDFB8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rPr>
                <w:lang w:val="en-US"/>
              </w:rPr>
              <w:t>person</w:t>
            </w:r>
          </w:p>
        </w:tc>
        <w:tc>
          <w:tcPr>
            <w:tcW w:w="1701" w:type="dxa"/>
          </w:tcPr>
          <w:p w14:paraId="5CCC4177" w14:textId="552421D8" w:rsidR="00D62A45" w:rsidRPr="007273C4" w:rsidRDefault="00D62A45" w:rsidP="00E9015A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22F8585C" w14:textId="0F1D0F9B" w:rsidR="00D62A45" w:rsidRPr="007273C4" w:rsidRDefault="00D62A45" w:rsidP="00E9015A">
            <w:r w:rsidRPr="007273C4">
              <w:t>Застрахованное лицо</w:t>
            </w:r>
          </w:p>
        </w:tc>
        <w:tc>
          <w:tcPr>
            <w:tcW w:w="1418" w:type="dxa"/>
          </w:tcPr>
          <w:p w14:paraId="2C628B01" w14:textId="68EC6713" w:rsidR="00D62A45" w:rsidRPr="007273C4" w:rsidRDefault="00D62A45" w:rsidP="00E9015A">
            <w:pPr>
              <w:rPr>
                <w:lang w:val="en-US"/>
              </w:rPr>
            </w:pPr>
            <w:r w:rsidRPr="007273C4">
              <w:t>Множественный группирующий элемент</w:t>
            </w:r>
          </w:p>
        </w:tc>
        <w:tc>
          <w:tcPr>
            <w:tcW w:w="708" w:type="dxa"/>
          </w:tcPr>
          <w:p w14:paraId="5B7B6713" w14:textId="503B45D4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282E2935" w14:textId="2F5D8AAB" w:rsidR="00D62A45" w:rsidRPr="007273C4" w:rsidRDefault="00D62A45" w:rsidP="00E9015A">
            <w:r w:rsidRPr="007273C4">
              <w:t xml:space="preserve">Указывается, в случае если во входных параметрах </w:t>
            </w:r>
            <w:proofErr w:type="spellStart"/>
            <w:r w:rsidRPr="007273C4">
              <w:rPr>
                <w:lang w:val="en-US"/>
              </w:rPr>
              <w:t>identifiersOnly</w:t>
            </w:r>
            <w:proofErr w:type="spellEnd"/>
            <w:r w:rsidRPr="007273C4">
              <w:t xml:space="preserve"> принимает значение </w:t>
            </w:r>
            <w:r w:rsidRPr="007273C4">
              <w:rPr>
                <w:lang w:val="en-US"/>
              </w:rPr>
              <w:t>false</w:t>
            </w:r>
            <w:r w:rsidRPr="007273C4">
              <w:t>. Возвращается, если найдено не более 100 прикреплений</w:t>
            </w:r>
          </w:p>
        </w:tc>
      </w:tr>
      <w:tr w:rsidR="00D62A45" w:rsidRPr="007273C4" w14:paraId="2E9573A0" w14:textId="77777777" w:rsidTr="00D62A45">
        <w:tc>
          <w:tcPr>
            <w:tcW w:w="675" w:type="dxa"/>
          </w:tcPr>
          <w:p w14:paraId="0EBBF38C" w14:textId="3216637D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3ECAAD1D" w14:textId="10EEC4CA" w:rsidR="00D62A45" w:rsidRPr="007273C4" w:rsidRDefault="00D62A45" w:rsidP="00E9015A">
            <w:pPr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ukl</w:t>
            </w:r>
            <w:proofErr w:type="spellEnd"/>
          </w:p>
        </w:tc>
        <w:tc>
          <w:tcPr>
            <w:tcW w:w="1701" w:type="dxa"/>
          </w:tcPr>
          <w:p w14:paraId="00600E73" w14:textId="6EBD5DCF" w:rsidR="00D62A45" w:rsidRPr="007273C4" w:rsidRDefault="001E2EF6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spu_erz_attachment_record.patient_id</w:t>
            </w:r>
            <w:proofErr w:type="spellEnd"/>
          </w:p>
        </w:tc>
        <w:tc>
          <w:tcPr>
            <w:tcW w:w="1843" w:type="dxa"/>
          </w:tcPr>
          <w:p w14:paraId="00170E40" w14:textId="77777777" w:rsidR="00D62A45" w:rsidRPr="007273C4" w:rsidRDefault="00D62A45" w:rsidP="00E9015A">
            <w:r w:rsidRPr="007273C4">
              <w:t>Уникальный идентификатор застрахованного лица</w:t>
            </w:r>
          </w:p>
        </w:tc>
        <w:tc>
          <w:tcPr>
            <w:tcW w:w="1418" w:type="dxa"/>
          </w:tcPr>
          <w:p w14:paraId="0F8A50C5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48495B2A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413B23EE" w14:textId="77777777" w:rsidR="00D62A45" w:rsidRPr="007273C4" w:rsidRDefault="00D62A45" w:rsidP="00E9015A">
            <w:r w:rsidRPr="007273C4">
              <w:t>Внутренний идентификатор, используемый в ЕРЗ.</w:t>
            </w:r>
          </w:p>
          <w:p w14:paraId="14DE48A4" w14:textId="77777777" w:rsidR="00D62A45" w:rsidRPr="007273C4" w:rsidRDefault="00D62A45" w:rsidP="00E9015A">
            <w:r w:rsidRPr="007273C4">
              <w:t>Идентификатор застрахованного лица в ЕРЗ должен содержать до 10 знаков, только цифры</w:t>
            </w:r>
          </w:p>
        </w:tc>
      </w:tr>
      <w:tr w:rsidR="00D62A45" w:rsidRPr="007273C4" w14:paraId="7133CFDC" w14:textId="77777777" w:rsidTr="00D62A45">
        <w:tc>
          <w:tcPr>
            <w:tcW w:w="675" w:type="dxa"/>
          </w:tcPr>
          <w:p w14:paraId="165F3EB6" w14:textId="1FF390E6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368195DF" w14:textId="28C5C598" w:rsidR="00D62A45" w:rsidRPr="007273C4" w:rsidRDefault="00D62A45" w:rsidP="00E9015A">
            <w:pPr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idEmias</w:t>
            </w:r>
            <w:proofErr w:type="spellEnd"/>
          </w:p>
        </w:tc>
        <w:tc>
          <w:tcPr>
            <w:tcW w:w="1701" w:type="dxa"/>
          </w:tcPr>
          <w:p w14:paraId="245F5033" w14:textId="0CE968A3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patient_emi</w:t>
            </w:r>
            <w:r w:rsidR="001E2EF6" w:rsidRPr="007273C4">
              <w:rPr>
                <w:b/>
                <w:lang w:val="en-US"/>
              </w:rPr>
              <w:t>a</w:t>
            </w:r>
            <w:r w:rsidRPr="007273C4">
              <w:rPr>
                <w:b/>
                <w:lang w:val="en-US"/>
              </w:rPr>
              <w:t>s_id</w:t>
            </w:r>
            <w:proofErr w:type="spellEnd"/>
          </w:p>
        </w:tc>
        <w:tc>
          <w:tcPr>
            <w:tcW w:w="1843" w:type="dxa"/>
          </w:tcPr>
          <w:p w14:paraId="7794733D" w14:textId="77777777" w:rsidR="00D62A45" w:rsidRPr="007273C4" w:rsidRDefault="00D62A45" w:rsidP="00E9015A">
            <w:r w:rsidRPr="007273C4">
              <w:t>Уникальный идентификатор ЕМИАС</w:t>
            </w:r>
          </w:p>
        </w:tc>
        <w:tc>
          <w:tcPr>
            <w:tcW w:w="1418" w:type="dxa"/>
          </w:tcPr>
          <w:p w14:paraId="1515ECA4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0523FE43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50DE0A09" w14:textId="77777777" w:rsidR="00D62A45" w:rsidRPr="007273C4" w:rsidRDefault="00D62A45" w:rsidP="00E9015A">
            <w:r w:rsidRPr="007273C4">
              <w:t>Внутренний идентификатор, используемый в ЕМИАС</w:t>
            </w:r>
          </w:p>
        </w:tc>
      </w:tr>
      <w:tr w:rsidR="00D62A45" w:rsidRPr="007273C4" w14:paraId="2C4BDB75" w14:textId="77777777" w:rsidTr="00D62A45">
        <w:tc>
          <w:tcPr>
            <w:tcW w:w="675" w:type="dxa"/>
          </w:tcPr>
          <w:p w14:paraId="0CDBE87F" w14:textId="5E0A7CE7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6BBA2DE5" w14:textId="418DFBE6" w:rsidR="00D62A45" w:rsidRPr="007273C4" w:rsidRDefault="00D62A45" w:rsidP="00E9015A">
            <w:pPr>
              <w:rPr>
                <w:b/>
              </w:rPr>
            </w:pPr>
            <w:r w:rsidRPr="007273C4">
              <w:rPr>
                <w:b/>
                <w:lang w:val="en-US"/>
              </w:rPr>
              <w:t>family</w:t>
            </w:r>
          </w:p>
        </w:tc>
        <w:tc>
          <w:tcPr>
            <w:tcW w:w="1701" w:type="dxa"/>
          </w:tcPr>
          <w:p w14:paraId="607F9783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last_name</w:t>
            </w:r>
            <w:proofErr w:type="spellEnd"/>
          </w:p>
        </w:tc>
        <w:tc>
          <w:tcPr>
            <w:tcW w:w="1843" w:type="dxa"/>
          </w:tcPr>
          <w:p w14:paraId="19E45708" w14:textId="77777777" w:rsidR="00D62A45" w:rsidRPr="007273C4" w:rsidRDefault="00D62A45" w:rsidP="00E9015A">
            <w:r w:rsidRPr="007273C4">
              <w:t>Фамилия</w:t>
            </w:r>
          </w:p>
        </w:tc>
        <w:tc>
          <w:tcPr>
            <w:tcW w:w="1418" w:type="dxa"/>
          </w:tcPr>
          <w:p w14:paraId="67EB8A99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5230EE5E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3A355D5F" w14:textId="77777777" w:rsidR="00D62A45" w:rsidRPr="007273C4" w:rsidRDefault="00D62A45" w:rsidP="00E9015A">
            <w:r w:rsidRPr="007273C4">
              <w:t>Фамилия</w:t>
            </w:r>
          </w:p>
        </w:tc>
      </w:tr>
      <w:tr w:rsidR="00D62A45" w:rsidRPr="007273C4" w14:paraId="448808B2" w14:textId="77777777" w:rsidTr="00D62A45">
        <w:tc>
          <w:tcPr>
            <w:tcW w:w="675" w:type="dxa"/>
          </w:tcPr>
          <w:p w14:paraId="35A677FC" w14:textId="53669058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752ED817" w14:textId="0EFF0CAE" w:rsidR="00D62A45" w:rsidRPr="007273C4" w:rsidRDefault="00D62A45" w:rsidP="00E9015A">
            <w:pPr>
              <w:rPr>
                <w:b/>
              </w:rPr>
            </w:pPr>
            <w:r w:rsidRPr="007273C4">
              <w:rPr>
                <w:b/>
                <w:lang w:val="en-US"/>
              </w:rPr>
              <w:t>name</w:t>
            </w:r>
          </w:p>
        </w:tc>
        <w:tc>
          <w:tcPr>
            <w:tcW w:w="1701" w:type="dxa"/>
          </w:tcPr>
          <w:p w14:paraId="2124DA3A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first_name</w:t>
            </w:r>
            <w:proofErr w:type="spellEnd"/>
          </w:p>
        </w:tc>
        <w:tc>
          <w:tcPr>
            <w:tcW w:w="1843" w:type="dxa"/>
          </w:tcPr>
          <w:p w14:paraId="1DD49DE4" w14:textId="77777777" w:rsidR="00D62A45" w:rsidRPr="007273C4" w:rsidRDefault="00D62A45" w:rsidP="00E9015A">
            <w:r w:rsidRPr="007273C4">
              <w:t>Имя</w:t>
            </w:r>
          </w:p>
        </w:tc>
        <w:tc>
          <w:tcPr>
            <w:tcW w:w="1418" w:type="dxa"/>
          </w:tcPr>
          <w:p w14:paraId="00B9FDDD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7A4CA614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698C4034" w14:textId="77777777" w:rsidR="00D62A45" w:rsidRPr="007273C4" w:rsidRDefault="00D62A45" w:rsidP="00E9015A">
            <w:r w:rsidRPr="007273C4">
              <w:t>Имя</w:t>
            </w:r>
          </w:p>
        </w:tc>
      </w:tr>
      <w:tr w:rsidR="00D62A45" w:rsidRPr="007273C4" w14:paraId="768FE0D5" w14:textId="77777777" w:rsidTr="00D62A45">
        <w:tc>
          <w:tcPr>
            <w:tcW w:w="675" w:type="dxa"/>
          </w:tcPr>
          <w:p w14:paraId="4D91E8B0" w14:textId="20BC656D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lastRenderedPageBreak/>
              <w:t>2</w:t>
            </w:r>
          </w:p>
        </w:tc>
        <w:tc>
          <w:tcPr>
            <w:tcW w:w="1134" w:type="dxa"/>
          </w:tcPr>
          <w:p w14:paraId="31C26D88" w14:textId="40CBBF74" w:rsidR="00D62A45" w:rsidRPr="007273C4" w:rsidRDefault="00D62A45" w:rsidP="00E9015A">
            <w:pPr>
              <w:rPr>
                <w:b/>
              </w:rPr>
            </w:pPr>
            <w:r w:rsidRPr="007273C4">
              <w:rPr>
                <w:b/>
                <w:lang w:val="en-US"/>
              </w:rPr>
              <w:t>patronymic</w:t>
            </w:r>
          </w:p>
        </w:tc>
        <w:tc>
          <w:tcPr>
            <w:tcW w:w="1701" w:type="dxa"/>
          </w:tcPr>
          <w:p w14:paraId="0AF0BE38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middle_name</w:t>
            </w:r>
            <w:proofErr w:type="spellEnd"/>
          </w:p>
        </w:tc>
        <w:tc>
          <w:tcPr>
            <w:tcW w:w="1843" w:type="dxa"/>
          </w:tcPr>
          <w:p w14:paraId="50BE2C94" w14:textId="77777777" w:rsidR="00D62A45" w:rsidRPr="007273C4" w:rsidRDefault="00D62A45" w:rsidP="00E9015A">
            <w:r w:rsidRPr="007273C4">
              <w:t>Отчество</w:t>
            </w:r>
          </w:p>
        </w:tc>
        <w:tc>
          <w:tcPr>
            <w:tcW w:w="1418" w:type="dxa"/>
          </w:tcPr>
          <w:p w14:paraId="2AC1197C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4CFB7D38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66FF98A5" w14:textId="77777777" w:rsidR="00D62A45" w:rsidRPr="007273C4" w:rsidRDefault="00D62A45" w:rsidP="00E9015A">
            <w:r w:rsidRPr="007273C4">
              <w:t>Отчество</w:t>
            </w:r>
          </w:p>
        </w:tc>
      </w:tr>
      <w:tr w:rsidR="00D62A45" w:rsidRPr="007273C4" w14:paraId="7A8018FF" w14:textId="77777777" w:rsidTr="00D62A45">
        <w:tc>
          <w:tcPr>
            <w:tcW w:w="675" w:type="dxa"/>
          </w:tcPr>
          <w:p w14:paraId="05A2DF58" w14:textId="768BB7D3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08B144FE" w14:textId="3E4ADC19" w:rsidR="00D62A45" w:rsidRPr="007273C4" w:rsidRDefault="00D62A45" w:rsidP="00E9015A">
            <w:pPr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dateBirth</w:t>
            </w:r>
            <w:proofErr w:type="spellEnd"/>
          </w:p>
        </w:tc>
        <w:tc>
          <w:tcPr>
            <w:tcW w:w="1701" w:type="dxa"/>
          </w:tcPr>
          <w:p w14:paraId="13B07042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birth_date</w:t>
            </w:r>
            <w:proofErr w:type="spellEnd"/>
          </w:p>
        </w:tc>
        <w:tc>
          <w:tcPr>
            <w:tcW w:w="1843" w:type="dxa"/>
          </w:tcPr>
          <w:p w14:paraId="72CF5F5A" w14:textId="77777777" w:rsidR="00D62A45" w:rsidRPr="007273C4" w:rsidRDefault="00D62A45" w:rsidP="00E9015A">
            <w:r w:rsidRPr="007273C4">
              <w:t>Дата рождения</w:t>
            </w:r>
          </w:p>
        </w:tc>
        <w:tc>
          <w:tcPr>
            <w:tcW w:w="1418" w:type="dxa"/>
          </w:tcPr>
          <w:p w14:paraId="1889F58F" w14:textId="77777777" w:rsidR="00D62A45" w:rsidRPr="007273C4" w:rsidRDefault="00D62A45" w:rsidP="00E9015A">
            <w:r w:rsidRPr="007273C4">
              <w:rPr>
                <w:lang w:val="en-US"/>
              </w:rPr>
              <w:t>date</w:t>
            </w:r>
          </w:p>
        </w:tc>
        <w:tc>
          <w:tcPr>
            <w:tcW w:w="708" w:type="dxa"/>
          </w:tcPr>
          <w:p w14:paraId="7F9E3E25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74C3116B" w14:textId="77777777" w:rsidR="00D62A45" w:rsidRPr="007273C4" w:rsidRDefault="00D62A45" w:rsidP="00E9015A">
            <w:r w:rsidRPr="007273C4">
              <w:t>Формат: «</w:t>
            </w:r>
            <w:r w:rsidRPr="007273C4">
              <w:rPr>
                <w:lang w:val="en-US"/>
              </w:rPr>
              <w:t>YYYY-MM-DD</w:t>
            </w:r>
            <w:r w:rsidRPr="007273C4">
              <w:t>»</w:t>
            </w:r>
          </w:p>
        </w:tc>
      </w:tr>
      <w:tr w:rsidR="00D62A45" w:rsidRPr="007273C4" w14:paraId="452FAE37" w14:textId="77777777" w:rsidTr="00D62A45">
        <w:tc>
          <w:tcPr>
            <w:tcW w:w="675" w:type="dxa"/>
          </w:tcPr>
          <w:p w14:paraId="5811B134" w14:textId="69180074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1F4BFAD4" w14:textId="37FFE326" w:rsidR="00D62A45" w:rsidRPr="007273C4" w:rsidRDefault="00D62A45" w:rsidP="00E9015A">
            <w:pPr>
              <w:rPr>
                <w:b/>
              </w:rPr>
            </w:pPr>
            <w:r w:rsidRPr="007273C4">
              <w:rPr>
                <w:b/>
                <w:lang w:val="en-US"/>
              </w:rPr>
              <w:t>gender</w:t>
            </w:r>
          </w:p>
        </w:tc>
        <w:tc>
          <w:tcPr>
            <w:tcW w:w="1701" w:type="dxa"/>
          </w:tcPr>
          <w:p w14:paraId="40E26B29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sex</w:t>
            </w:r>
            <w:proofErr w:type="spellEnd"/>
          </w:p>
        </w:tc>
        <w:tc>
          <w:tcPr>
            <w:tcW w:w="1843" w:type="dxa"/>
          </w:tcPr>
          <w:p w14:paraId="4935DD0F" w14:textId="77777777" w:rsidR="00D62A45" w:rsidRPr="007273C4" w:rsidRDefault="00D62A45" w:rsidP="00E9015A">
            <w:r w:rsidRPr="007273C4">
              <w:t>Пол</w:t>
            </w:r>
          </w:p>
        </w:tc>
        <w:tc>
          <w:tcPr>
            <w:tcW w:w="1418" w:type="dxa"/>
          </w:tcPr>
          <w:p w14:paraId="326E6822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509DB877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4DBA9E72" w14:textId="77777777" w:rsidR="00D62A45" w:rsidRPr="007273C4" w:rsidRDefault="00D62A45" w:rsidP="00E9015A">
            <w:r w:rsidRPr="007273C4">
              <w:t>Возможные значения:</w:t>
            </w:r>
          </w:p>
          <w:p w14:paraId="0B5D66DD" w14:textId="77777777" w:rsidR="00D62A45" w:rsidRPr="007273C4" w:rsidRDefault="00D62A45" w:rsidP="00E9015A">
            <w:pPr>
              <w:pStyle w:val="a0"/>
              <w:numPr>
                <w:ilvl w:val="0"/>
                <w:numId w:val="17"/>
              </w:numPr>
            </w:pPr>
            <w:r w:rsidRPr="007273C4">
              <w:t>М;</w:t>
            </w:r>
          </w:p>
          <w:p w14:paraId="193FF1E5" w14:textId="77777777" w:rsidR="00D62A45" w:rsidRPr="007273C4" w:rsidRDefault="00D62A45" w:rsidP="00E9015A">
            <w:pPr>
              <w:pStyle w:val="a0"/>
              <w:numPr>
                <w:ilvl w:val="0"/>
                <w:numId w:val="17"/>
              </w:numPr>
            </w:pPr>
            <w:r w:rsidRPr="007273C4">
              <w:t>Ж</w:t>
            </w:r>
          </w:p>
        </w:tc>
      </w:tr>
      <w:tr w:rsidR="00D62A45" w:rsidRPr="007273C4" w14:paraId="26EB9157" w14:textId="77777777" w:rsidTr="00D62A45">
        <w:tc>
          <w:tcPr>
            <w:tcW w:w="675" w:type="dxa"/>
          </w:tcPr>
          <w:p w14:paraId="4AF831E9" w14:textId="58D64412" w:rsidR="00D62A45" w:rsidRPr="007273C4" w:rsidRDefault="00D62A45" w:rsidP="00E9015A">
            <w:pPr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513B4D85" w14:textId="6FB6D49D" w:rsidR="00D62A45" w:rsidRPr="007273C4" w:rsidRDefault="00D62A45" w:rsidP="00E9015A">
            <w:pPr>
              <w:rPr>
                <w:b/>
              </w:rPr>
            </w:pPr>
            <w:r w:rsidRPr="007273C4">
              <w:rPr>
                <w:b/>
                <w:lang w:val="en-US"/>
              </w:rPr>
              <w:t>policy</w:t>
            </w:r>
          </w:p>
        </w:tc>
        <w:tc>
          <w:tcPr>
            <w:tcW w:w="1701" w:type="dxa"/>
          </w:tcPr>
          <w:p w14:paraId="6B19C37A" w14:textId="77777777" w:rsidR="00D62A45" w:rsidRPr="007273C4" w:rsidRDefault="00D62A45" w:rsidP="00E9015A">
            <w:pPr>
              <w:rPr>
                <w:lang w:val="en-US"/>
              </w:rPr>
            </w:pPr>
            <w:r w:rsidRPr="007273C4">
              <w:rPr>
                <w:lang w:val="en-US"/>
              </w:rPr>
              <w:t>-</w:t>
            </w:r>
          </w:p>
        </w:tc>
        <w:tc>
          <w:tcPr>
            <w:tcW w:w="1843" w:type="dxa"/>
          </w:tcPr>
          <w:p w14:paraId="566D0931" w14:textId="77777777" w:rsidR="00D62A45" w:rsidRPr="007273C4" w:rsidRDefault="00D62A45" w:rsidP="00E9015A">
            <w:r w:rsidRPr="007273C4">
              <w:t>Полис</w:t>
            </w:r>
          </w:p>
        </w:tc>
        <w:tc>
          <w:tcPr>
            <w:tcW w:w="1418" w:type="dxa"/>
          </w:tcPr>
          <w:p w14:paraId="30068FF8" w14:textId="77777777" w:rsidR="00D62A45" w:rsidRPr="007273C4" w:rsidRDefault="00D62A45" w:rsidP="00E9015A">
            <w:r w:rsidRPr="007273C4">
              <w:t>Множественный группирующий элемент</w:t>
            </w:r>
          </w:p>
        </w:tc>
        <w:tc>
          <w:tcPr>
            <w:tcW w:w="708" w:type="dxa"/>
          </w:tcPr>
          <w:p w14:paraId="06CDD78B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21D296B0" w14:textId="77777777" w:rsidR="00D62A45" w:rsidRPr="007273C4" w:rsidRDefault="00D62A45" w:rsidP="00E9015A">
            <w:r w:rsidRPr="007273C4">
              <w:t>Должны быть возвращены только действующие полисы ОМС, выданные данному застрахованному лицу</w:t>
            </w:r>
          </w:p>
        </w:tc>
      </w:tr>
      <w:tr w:rsidR="00D62A45" w:rsidRPr="007273C4" w14:paraId="2E220EBD" w14:textId="77777777" w:rsidTr="00D62A45">
        <w:tc>
          <w:tcPr>
            <w:tcW w:w="675" w:type="dxa"/>
          </w:tcPr>
          <w:p w14:paraId="39EADBBD" w14:textId="2EFE4FE4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3633814F" w14:textId="3D4AD961" w:rsidR="00D62A45" w:rsidRPr="007273C4" w:rsidRDefault="00D62A45" w:rsidP="00864FAF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vidPolicy</w:t>
            </w:r>
            <w:proofErr w:type="spellEnd"/>
          </w:p>
        </w:tc>
        <w:tc>
          <w:tcPr>
            <w:tcW w:w="1701" w:type="dxa"/>
          </w:tcPr>
          <w:p w14:paraId="70F49135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policy_type</w:t>
            </w:r>
            <w:proofErr w:type="spellEnd"/>
          </w:p>
        </w:tc>
        <w:tc>
          <w:tcPr>
            <w:tcW w:w="1843" w:type="dxa"/>
          </w:tcPr>
          <w:p w14:paraId="71739277" w14:textId="77777777" w:rsidR="00D62A45" w:rsidRPr="007273C4" w:rsidRDefault="00D62A45" w:rsidP="00E9015A">
            <w:r w:rsidRPr="007273C4">
              <w:t>Вид полиса</w:t>
            </w:r>
          </w:p>
        </w:tc>
        <w:tc>
          <w:tcPr>
            <w:tcW w:w="1418" w:type="dxa"/>
          </w:tcPr>
          <w:p w14:paraId="79C6D4F1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5BE4092D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5640E547" w14:textId="77777777" w:rsidR="00D62A45" w:rsidRPr="007273C4" w:rsidRDefault="00D62A45" w:rsidP="00E9015A">
            <w:r w:rsidRPr="007273C4">
              <w:t>Возможные значения:</w:t>
            </w:r>
          </w:p>
          <w:p w14:paraId="12A8BE25" w14:textId="77777777" w:rsidR="00D62A45" w:rsidRPr="007273C4" w:rsidRDefault="00D62A45" w:rsidP="00E9015A">
            <w:pPr>
              <w:pStyle w:val="a0"/>
              <w:numPr>
                <w:ilvl w:val="0"/>
                <w:numId w:val="17"/>
              </w:numPr>
            </w:pPr>
            <w:r w:rsidRPr="007273C4">
              <w:t>временное свидетельство ОМС;</w:t>
            </w:r>
          </w:p>
          <w:p w14:paraId="6E9353C0" w14:textId="77777777" w:rsidR="00D62A45" w:rsidRPr="007273C4" w:rsidRDefault="00D62A45" w:rsidP="00E9015A">
            <w:pPr>
              <w:pStyle w:val="a0"/>
              <w:numPr>
                <w:ilvl w:val="0"/>
                <w:numId w:val="17"/>
              </w:numPr>
            </w:pPr>
            <w:r w:rsidRPr="007273C4">
              <w:t>старый полис ОМС;</w:t>
            </w:r>
          </w:p>
          <w:p w14:paraId="2500E370" w14:textId="77777777" w:rsidR="00D62A45" w:rsidRPr="007273C4" w:rsidRDefault="00D62A45" w:rsidP="00E9015A">
            <w:pPr>
              <w:pStyle w:val="a0"/>
              <w:numPr>
                <w:ilvl w:val="0"/>
                <w:numId w:val="17"/>
              </w:numPr>
            </w:pPr>
            <w:r w:rsidRPr="007273C4">
              <w:t>новый полис ОМС</w:t>
            </w:r>
          </w:p>
        </w:tc>
      </w:tr>
      <w:tr w:rsidR="00D62A45" w:rsidRPr="007273C4" w14:paraId="041ABA5A" w14:textId="77777777" w:rsidTr="00D62A45">
        <w:tc>
          <w:tcPr>
            <w:tcW w:w="675" w:type="dxa"/>
          </w:tcPr>
          <w:p w14:paraId="55AC8673" w14:textId="6D4BA023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6B9C3456" w14:textId="4A97AC80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numPolicy</w:t>
            </w:r>
            <w:proofErr w:type="spellEnd"/>
          </w:p>
        </w:tc>
        <w:tc>
          <w:tcPr>
            <w:tcW w:w="1701" w:type="dxa"/>
          </w:tcPr>
          <w:p w14:paraId="6290B29D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policy_number</w:t>
            </w:r>
            <w:proofErr w:type="spellEnd"/>
            <w:r w:rsidRPr="007273C4">
              <w:rPr>
                <w:b/>
                <w:lang w:val="en-US"/>
              </w:rPr>
              <w:t xml:space="preserve">, </w:t>
            </w: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policy_series</w:t>
            </w:r>
            <w:proofErr w:type="spellEnd"/>
          </w:p>
        </w:tc>
        <w:tc>
          <w:tcPr>
            <w:tcW w:w="1843" w:type="dxa"/>
          </w:tcPr>
          <w:p w14:paraId="6421161D" w14:textId="77777777" w:rsidR="00D62A45" w:rsidRPr="007273C4" w:rsidRDefault="00D62A45" w:rsidP="00E9015A">
            <w:r w:rsidRPr="007273C4">
              <w:t>Номер полиса</w:t>
            </w:r>
          </w:p>
        </w:tc>
        <w:tc>
          <w:tcPr>
            <w:tcW w:w="1418" w:type="dxa"/>
          </w:tcPr>
          <w:p w14:paraId="645A31A5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732F8258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00A87065" w14:textId="77777777" w:rsidR="00D62A45" w:rsidRPr="007273C4" w:rsidRDefault="00D62A45" w:rsidP="00E9015A">
            <w:pPr>
              <w:pStyle w:val="TableCellL"/>
              <w:ind w:right="317"/>
              <w:rPr>
                <w:rFonts w:ascii="Arial Narrow" w:hAnsi="Arial Narrow"/>
                <w:sz w:val="22"/>
                <w:szCs w:val="22"/>
                <w:lang w:eastAsia="ru-RU"/>
              </w:rPr>
            </w:pPr>
            <w:r w:rsidRPr="007273C4">
              <w:rPr>
                <w:rFonts w:ascii="Arial Narrow" w:hAnsi="Arial Narrow"/>
                <w:sz w:val="22"/>
                <w:szCs w:val="22"/>
                <w:lang w:eastAsia="ru-RU"/>
              </w:rPr>
              <w:t xml:space="preserve">Для старого полиса ОМС – серия и номер, </w:t>
            </w:r>
            <w:proofErr w:type="gramStart"/>
            <w:r w:rsidRPr="007273C4">
              <w:rPr>
                <w:rFonts w:ascii="Arial Narrow" w:hAnsi="Arial Narrow"/>
                <w:sz w:val="22"/>
                <w:szCs w:val="22"/>
                <w:lang w:eastAsia="ru-RU"/>
              </w:rPr>
              <w:t>разделенные</w:t>
            </w:r>
            <w:proofErr w:type="gramEnd"/>
            <w:r w:rsidRPr="007273C4">
              <w:rPr>
                <w:rFonts w:ascii="Arial Narrow" w:hAnsi="Arial Narrow"/>
                <w:sz w:val="22"/>
                <w:szCs w:val="22"/>
                <w:lang w:eastAsia="ru-RU"/>
              </w:rPr>
              <w:t xml:space="preserve"> пробелом.</w:t>
            </w:r>
          </w:p>
          <w:p w14:paraId="58EC80EC" w14:textId="77777777" w:rsidR="00D62A45" w:rsidRPr="007273C4" w:rsidRDefault="00D62A45" w:rsidP="00E9015A">
            <w:r w:rsidRPr="007273C4">
              <w:t>Для нового полиса ОМС и временного свидетельства – номер</w:t>
            </w:r>
          </w:p>
        </w:tc>
      </w:tr>
      <w:tr w:rsidR="00D62A45" w:rsidRPr="007273C4" w14:paraId="2BF26F41" w14:textId="77777777" w:rsidTr="00D62A45">
        <w:tc>
          <w:tcPr>
            <w:tcW w:w="675" w:type="dxa"/>
          </w:tcPr>
          <w:p w14:paraId="0B70979C" w14:textId="094B5568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106BBAC2" w14:textId="190CAC1A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dateEndPolicy</w:t>
            </w:r>
            <w:proofErr w:type="spellEnd"/>
          </w:p>
        </w:tc>
        <w:tc>
          <w:tcPr>
            <w:tcW w:w="1701" w:type="dxa"/>
          </w:tcPr>
          <w:p w14:paraId="0FE85076" w14:textId="77777777" w:rsidR="00D62A45" w:rsidRPr="007273C4" w:rsidRDefault="00D62A45" w:rsidP="00E9015A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5E638A3E" w14:textId="77777777" w:rsidR="00D62A45" w:rsidRPr="007273C4" w:rsidRDefault="00D62A45" w:rsidP="00E9015A">
            <w:r w:rsidRPr="007273C4">
              <w:t>Дата окончания действия полиса</w:t>
            </w:r>
          </w:p>
        </w:tc>
        <w:tc>
          <w:tcPr>
            <w:tcW w:w="1418" w:type="dxa"/>
          </w:tcPr>
          <w:p w14:paraId="2BBB6263" w14:textId="77777777" w:rsidR="00D62A45" w:rsidRPr="007273C4" w:rsidRDefault="00D62A45" w:rsidP="00E9015A">
            <w:r w:rsidRPr="007273C4">
              <w:rPr>
                <w:lang w:val="en-US"/>
              </w:rPr>
              <w:t>date</w:t>
            </w:r>
          </w:p>
        </w:tc>
        <w:tc>
          <w:tcPr>
            <w:tcW w:w="708" w:type="dxa"/>
          </w:tcPr>
          <w:p w14:paraId="4EBA3F17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5A132800" w14:textId="77777777" w:rsidR="00D62A45" w:rsidRPr="007273C4" w:rsidRDefault="00D62A45" w:rsidP="00E9015A">
            <w:r w:rsidRPr="007273C4">
              <w:t>Формат: «</w:t>
            </w:r>
            <w:r w:rsidRPr="007273C4">
              <w:rPr>
                <w:lang w:val="en-US"/>
              </w:rPr>
              <w:t>YYYY</w:t>
            </w:r>
            <w:r w:rsidRPr="007273C4">
              <w:t>-</w:t>
            </w:r>
            <w:r w:rsidRPr="007273C4">
              <w:rPr>
                <w:lang w:val="en-US"/>
              </w:rPr>
              <w:t>MM</w:t>
            </w:r>
            <w:r w:rsidRPr="007273C4">
              <w:t>-</w:t>
            </w:r>
            <w:r w:rsidRPr="007273C4">
              <w:rPr>
                <w:lang w:val="en-US"/>
              </w:rPr>
              <w:t>DD</w:t>
            </w:r>
            <w:r w:rsidRPr="007273C4">
              <w:t>»</w:t>
            </w:r>
          </w:p>
        </w:tc>
      </w:tr>
      <w:tr w:rsidR="00D62A45" w:rsidRPr="007273C4" w14:paraId="177C5627" w14:textId="77777777" w:rsidTr="00D62A45">
        <w:tc>
          <w:tcPr>
            <w:tcW w:w="675" w:type="dxa"/>
          </w:tcPr>
          <w:p w14:paraId="15917BC8" w14:textId="2A181F78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0EA2CFA2" w14:textId="45230074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smoCodePolicy</w:t>
            </w:r>
            <w:proofErr w:type="spellEnd"/>
          </w:p>
        </w:tc>
        <w:tc>
          <w:tcPr>
            <w:tcW w:w="1701" w:type="dxa"/>
          </w:tcPr>
          <w:p w14:paraId="1704241D" w14:textId="77777777" w:rsidR="00D62A45" w:rsidRPr="007273C4" w:rsidRDefault="00D62A45" w:rsidP="00E9015A"/>
        </w:tc>
        <w:tc>
          <w:tcPr>
            <w:tcW w:w="1843" w:type="dxa"/>
          </w:tcPr>
          <w:p w14:paraId="14EA3119" w14:textId="77777777" w:rsidR="00D62A45" w:rsidRPr="007273C4" w:rsidRDefault="00D62A45" w:rsidP="00E9015A">
            <w:r w:rsidRPr="007273C4">
              <w:t>Код страховой компании</w:t>
            </w:r>
          </w:p>
        </w:tc>
        <w:tc>
          <w:tcPr>
            <w:tcW w:w="1418" w:type="dxa"/>
          </w:tcPr>
          <w:p w14:paraId="776A4746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433D354D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1E32A1F7" w14:textId="77777777" w:rsidR="00D62A45" w:rsidRPr="007273C4" w:rsidRDefault="00D62A45" w:rsidP="00E9015A">
            <w:r w:rsidRPr="007273C4">
              <w:t xml:space="preserve">Уникальный идентификатор страховой компании, </w:t>
            </w:r>
            <w:r w:rsidRPr="007273C4">
              <w:lastRenderedPageBreak/>
              <w:t>которая на текущий момент обслуживает полис ОМС (ОГРН)</w:t>
            </w:r>
          </w:p>
        </w:tc>
      </w:tr>
      <w:tr w:rsidR="00D62A45" w:rsidRPr="007273C4" w14:paraId="0579CEEC" w14:textId="77777777" w:rsidTr="00D62A45">
        <w:tc>
          <w:tcPr>
            <w:tcW w:w="675" w:type="dxa"/>
          </w:tcPr>
          <w:p w14:paraId="6D679EE6" w14:textId="7A7C0A45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lastRenderedPageBreak/>
              <w:t>3</w:t>
            </w:r>
          </w:p>
        </w:tc>
        <w:tc>
          <w:tcPr>
            <w:tcW w:w="1134" w:type="dxa"/>
          </w:tcPr>
          <w:p w14:paraId="1801CC58" w14:textId="0F7C741A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7273C4">
              <w:rPr>
                <w:b/>
                <w:lang w:val="en-US"/>
              </w:rPr>
              <w:t>terStrah</w:t>
            </w:r>
            <w:proofErr w:type="spellEnd"/>
          </w:p>
        </w:tc>
        <w:tc>
          <w:tcPr>
            <w:tcW w:w="1701" w:type="dxa"/>
          </w:tcPr>
          <w:p w14:paraId="18090BF6" w14:textId="77777777" w:rsidR="00D62A45" w:rsidRPr="007273C4" w:rsidRDefault="00D62A45" w:rsidP="00E9015A">
            <w:pPr>
              <w:spacing w:before="0" w:after="240" w:line="240" w:lineRule="atLeast"/>
              <w:rPr>
                <w:lang w:val="en-US"/>
              </w:rPr>
            </w:pPr>
          </w:p>
        </w:tc>
        <w:tc>
          <w:tcPr>
            <w:tcW w:w="1843" w:type="dxa"/>
          </w:tcPr>
          <w:p w14:paraId="2E1C947D" w14:textId="77777777" w:rsidR="00D62A45" w:rsidRPr="007273C4" w:rsidRDefault="00D62A45" w:rsidP="00E9015A">
            <w:pPr>
              <w:spacing w:before="0" w:after="240" w:line="240" w:lineRule="atLeast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Код</w:t>
            </w:r>
            <w:proofErr w:type="spellEnd"/>
            <w:r w:rsidRPr="007273C4">
              <w:rPr>
                <w:lang w:val="en-US"/>
              </w:rPr>
              <w:t xml:space="preserve"> </w:t>
            </w:r>
            <w:proofErr w:type="spellStart"/>
            <w:r w:rsidRPr="007273C4">
              <w:rPr>
                <w:lang w:val="en-US"/>
              </w:rPr>
              <w:t>территории</w:t>
            </w:r>
            <w:proofErr w:type="spellEnd"/>
            <w:r w:rsidRPr="007273C4">
              <w:rPr>
                <w:lang w:val="en-US"/>
              </w:rPr>
              <w:t xml:space="preserve"> </w:t>
            </w:r>
            <w:proofErr w:type="spellStart"/>
            <w:r w:rsidRPr="007273C4">
              <w:rPr>
                <w:lang w:val="en-US"/>
              </w:rPr>
              <w:t>страхования</w:t>
            </w:r>
            <w:proofErr w:type="spellEnd"/>
          </w:p>
        </w:tc>
        <w:tc>
          <w:tcPr>
            <w:tcW w:w="1418" w:type="dxa"/>
          </w:tcPr>
          <w:p w14:paraId="19795B20" w14:textId="77777777" w:rsidR="00D62A45" w:rsidRPr="007273C4" w:rsidRDefault="00D62A45" w:rsidP="00E9015A">
            <w:pPr>
              <w:spacing w:before="0" w:after="240" w:line="240" w:lineRule="atLeast"/>
              <w:rPr>
                <w:lang w:val="en-US"/>
              </w:rPr>
            </w:pPr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5FA99AB0" w14:textId="77777777" w:rsidR="00D62A45" w:rsidRPr="007273C4" w:rsidRDefault="00D62A45" w:rsidP="00E9015A">
            <w:pPr>
              <w:spacing w:before="0" w:after="240" w:line="240" w:lineRule="atLeast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Да</w:t>
            </w:r>
            <w:proofErr w:type="spellEnd"/>
          </w:p>
        </w:tc>
        <w:tc>
          <w:tcPr>
            <w:tcW w:w="2127" w:type="dxa"/>
          </w:tcPr>
          <w:p w14:paraId="08A03765" w14:textId="77777777" w:rsidR="00D62A45" w:rsidRPr="007273C4" w:rsidRDefault="00D62A45" w:rsidP="00E9015A">
            <w:pPr>
              <w:spacing w:before="0" w:after="240" w:line="240" w:lineRule="atLeast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Код</w:t>
            </w:r>
            <w:proofErr w:type="spellEnd"/>
            <w:r w:rsidRPr="007273C4">
              <w:rPr>
                <w:lang w:val="en-US"/>
              </w:rPr>
              <w:t xml:space="preserve"> </w:t>
            </w:r>
            <w:proofErr w:type="spellStart"/>
            <w:r w:rsidRPr="007273C4">
              <w:rPr>
                <w:lang w:val="en-US"/>
              </w:rPr>
              <w:t>территории</w:t>
            </w:r>
            <w:proofErr w:type="spellEnd"/>
            <w:r w:rsidRPr="007273C4">
              <w:rPr>
                <w:lang w:val="en-US"/>
              </w:rPr>
              <w:t xml:space="preserve"> </w:t>
            </w:r>
            <w:proofErr w:type="spellStart"/>
            <w:r w:rsidRPr="007273C4">
              <w:rPr>
                <w:lang w:val="en-US"/>
              </w:rPr>
              <w:t>страхования</w:t>
            </w:r>
            <w:proofErr w:type="spellEnd"/>
            <w:r w:rsidRPr="007273C4">
              <w:rPr>
                <w:lang w:val="en-US"/>
              </w:rPr>
              <w:t xml:space="preserve"> (ОКАТО)</w:t>
            </w:r>
          </w:p>
        </w:tc>
      </w:tr>
      <w:tr w:rsidR="00D62A45" w:rsidRPr="007273C4" w14:paraId="11245751" w14:textId="77777777" w:rsidTr="00D62A45">
        <w:tc>
          <w:tcPr>
            <w:tcW w:w="675" w:type="dxa"/>
          </w:tcPr>
          <w:p w14:paraId="4AFCDC4C" w14:textId="03A2E471" w:rsidR="00D62A45" w:rsidRPr="007273C4" w:rsidRDefault="00D62A45" w:rsidP="00E9015A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2</w:t>
            </w:r>
          </w:p>
        </w:tc>
        <w:tc>
          <w:tcPr>
            <w:tcW w:w="1134" w:type="dxa"/>
          </w:tcPr>
          <w:p w14:paraId="2D03F42D" w14:textId="7FCE9CA0" w:rsidR="00D62A45" w:rsidRPr="007273C4" w:rsidRDefault="00D62A45" w:rsidP="00E9015A">
            <w:pPr>
              <w:spacing w:before="0" w:after="240" w:line="240" w:lineRule="atLeast"/>
              <w:rPr>
                <w:b/>
              </w:rPr>
            </w:pPr>
            <w:r w:rsidRPr="007273C4">
              <w:rPr>
                <w:b/>
                <w:lang w:val="en-US"/>
              </w:rPr>
              <w:t>attachment</w:t>
            </w:r>
          </w:p>
        </w:tc>
        <w:tc>
          <w:tcPr>
            <w:tcW w:w="1701" w:type="dxa"/>
          </w:tcPr>
          <w:p w14:paraId="0BBB1DEB" w14:textId="77777777" w:rsidR="00D62A45" w:rsidRPr="007273C4" w:rsidRDefault="00D62A45" w:rsidP="00E9015A">
            <w:pPr>
              <w:rPr>
                <w:lang w:val="en-US"/>
              </w:rPr>
            </w:pPr>
            <w:r w:rsidRPr="007273C4">
              <w:rPr>
                <w:lang w:val="en-US"/>
              </w:rPr>
              <w:t>-</w:t>
            </w:r>
          </w:p>
        </w:tc>
        <w:tc>
          <w:tcPr>
            <w:tcW w:w="1843" w:type="dxa"/>
          </w:tcPr>
          <w:p w14:paraId="2477835C" w14:textId="77777777" w:rsidR="00D62A45" w:rsidRPr="007273C4" w:rsidRDefault="00D62A45" w:rsidP="00E9015A">
            <w:r w:rsidRPr="007273C4">
              <w:t>Прикрепления</w:t>
            </w:r>
          </w:p>
        </w:tc>
        <w:tc>
          <w:tcPr>
            <w:tcW w:w="1418" w:type="dxa"/>
          </w:tcPr>
          <w:p w14:paraId="17F722BC" w14:textId="77777777" w:rsidR="00D62A45" w:rsidRPr="007273C4" w:rsidRDefault="00D62A45" w:rsidP="00E9015A">
            <w:r w:rsidRPr="007273C4">
              <w:t>Множественный группирующий элемент</w:t>
            </w:r>
          </w:p>
        </w:tc>
        <w:tc>
          <w:tcPr>
            <w:tcW w:w="708" w:type="dxa"/>
          </w:tcPr>
          <w:p w14:paraId="7EFC569E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3193E0D0" w14:textId="77777777" w:rsidR="00D62A45" w:rsidRPr="007273C4" w:rsidRDefault="00D62A45" w:rsidP="00E9015A">
            <w:r w:rsidRPr="007273C4">
              <w:t>Возвращаются все изменившиеся базовые прикрепления застрахованного лица</w:t>
            </w:r>
          </w:p>
        </w:tc>
      </w:tr>
      <w:tr w:rsidR="00D62A45" w:rsidRPr="007273C4" w14:paraId="4113B036" w14:textId="77777777" w:rsidTr="00D62A45">
        <w:tc>
          <w:tcPr>
            <w:tcW w:w="675" w:type="dxa"/>
          </w:tcPr>
          <w:p w14:paraId="407E8079" w14:textId="1B2281C5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3A368A67" w14:textId="37B5DC8B" w:rsidR="00D62A45" w:rsidRPr="007273C4" w:rsidRDefault="00D62A45" w:rsidP="005A0076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idAttach</w:t>
            </w:r>
            <w:proofErr w:type="spellEnd"/>
          </w:p>
        </w:tc>
        <w:tc>
          <w:tcPr>
            <w:tcW w:w="1701" w:type="dxa"/>
          </w:tcPr>
          <w:p w14:paraId="5968724D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Spu_erz_attachment_record.record_</w:t>
            </w:r>
            <w:r w:rsidRPr="007273C4">
              <w:rPr>
                <w:b/>
                <w:lang w:val="en-US"/>
              </w:rPr>
              <w:t>id</w:t>
            </w:r>
            <w:proofErr w:type="spellEnd"/>
          </w:p>
        </w:tc>
        <w:tc>
          <w:tcPr>
            <w:tcW w:w="1843" w:type="dxa"/>
          </w:tcPr>
          <w:p w14:paraId="16F5C87F" w14:textId="77777777" w:rsidR="00D62A45" w:rsidRPr="007273C4" w:rsidRDefault="00D62A45" w:rsidP="00E9015A">
            <w:r w:rsidRPr="007273C4">
              <w:t>Идентификатор прикрепления</w:t>
            </w:r>
          </w:p>
        </w:tc>
        <w:tc>
          <w:tcPr>
            <w:tcW w:w="1418" w:type="dxa"/>
          </w:tcPr>
          <w:p w14:paraId="6E195F6A" w14:textId="77777777" w:rsidR="00D62A45" w:rsidRPr="007273C4" w:rsidRDefault="00D62A45" w:rsidP="00E9015A">
            <w:proofErr w:type="spellStart"/>
            <w:r w:rsidRPr="007273C4">
              <w:rPr>
                <w:lang w:val="en-US"/>
              </w:rPr>
              <w:t>int</w:t>
            </w:r>
            <w:proofErr w:type="spellEnd"/>
          </w:p>
        </w:tc>
        <w:tc>
          <w:tcPr>
            <w:tcW w:w="708" w:type="dxa"/>
          </w:tcPr>
          <w:p w14:paraId="5E6E56F3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4A0A8244" w14:textId="77777777" w:rsidR="00D62A45" w:rsidRPr="007273C4" w:rsidRDefault="00D62A45" w:rsidP="00E9015A">
            <w:r w:rsidRPr="007273C4">
              <w:t>Идентификатор уникально определяет прикрепление.</w:t>
            </w:r>
          </w:p>
          <w:p w14:paraId="10344A51" w14:textId="77777777" w:rsidR="00D62A45" w:rsidRPr="007273C4" w:rsidRDefault="00D62A45" w:rsidP="00E9015A">
            <w:r w:rsidRPr="007273C4">
              <w:t>Внутренний идентификатор ИШ ЕМИАС</w:t>
            </w:r>
          </w:p>
        </w:tc>
      </w:tr>
      <w:tr w:rsidR="00D62A45" w:rsidRPr="007273C4" w14:paraId="36034647" w14:textId="77777777" w:rsidTr="00D62A45">
        <w:tc>
          <w:tcPr>
            <w:tcW w:w="675" w:type="dxa"/>
          </w:tcPr>
          <w:p w14:paraId="16D46F09" w14:textId="15D91752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2B5BD698" w14:textId="1B2EC91D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numAttach</w:t>
            </w:r>
            <w:proofErr w:type="spellEnd"/>
          </w:p>
        </w:tc>
        <w:tc>
          <w:tcPr>
            <w:tcW w:w="1701" w:type="dxa"/>
          </w:tcPr>
          <w:p w14:paraId="7D4449ED" w14:textId="77777777" w:rsidR="00D62A45" w:rsidRPr="007273C4" w:rsidRDefault="00D62A45" w:rsidP="00E9015A">
            <w:pPr>
              <w:rPr>
                <w:lang w:val="en-US"/>
              </w:rPr>
            </w:pPr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id</w:t>
            </w:r>
          </w:p>
        </w:tc>
        <w:tc>
          <w:tcPr>
            <w:tcW w:w="1843" w:type="dxa"/>
          </w:tcPr>
          <w:p w14:paraId="3FD4F897" w14:textId="77777777" w:rsidR="00D62A45" w:rsidRPr="007273C4" w:rsidRDefault="00D62A45" w:rsidP="00E9015A">
            <w:r w:rsidRPr="007273C4">
              <w:t>Номер прикрепления</w:t>
            </w:r>
          </w:p>
        </w:tc>
        <w:tc>
          <w:tcPr>
            <w:tcW w:w="1418" w:type="dxa"/>
          </w:tcPr>
          <w:p w14:paraId="68519D7B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1E1375B7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6B97B4E3" w14:textId="77777777" w:rsidR="00D62A45" w:rsidRPr="007273C4" w:rsidRDefault="00D62A45" w:rsidP="00E9015A">
            <w:r w:rsidRPr="007273C4">
              <w:t>Номер прикрепления ЕМИАС</w:t>
            </w:r>
          </w:p>
        </w:tc>
      </w:tr>
      <w:tr w:rsidR="00D62A45" w:rsidRPr="00092F68" w14:paraId="1D55F738" w14:textId="77777777" w:rsidTr="00D62A45">
        <w:tc>
          <w:tcPr>
            <w:tcW w:w="675" w:type="dxa"/>
          </w:tcPr>
          <w:p w14:paraId="180F1C78" w14:textId="44605378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36ABD528" w14:textId="55D61BD5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mainLpuIdAttach</w:t>
            </w:r>
            <w:proofErr w:type="spellEnd"/>
          </w:p>
        </w:tc>
        <w:tc>
          <w:tcPr>
            <w:tcW w:w="1701" w:type="dxa"/>
          </w:tcPr>
          <w:p w14:paraId="791D1E51" w14:textId="1DEED453" w:rsidR="00D62A45" w:rsidRPr="00DF265C" w:rsidRDefault="00DF265C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Spu_erz_attachment_session</w:t>
            </w:r>
            <w:r w:rsidRPr="007273C4">
              <w:rPr>
                <w:b/>
                <w:lang w:val="en-US"/>
              </w:rPr>
              <w:t>.mo_id</w:t>
            </w:r>
            <w:proofErr w:type="spellEnd"/>
          </w:p>
        </w:tc>
        <w:tc>
          <w:tcPr>
            <w:tcW w:w="1843" w:type="dxa"/>
          </w:tcPr>
          <w:p w14:paraId="6D2111DE" w14:textId="77777777" w:rsidR="00D62A45" w:rsidRPr="007273C4" w:rsidRDefault="00D62A45" w:rsidP="00E9015A">
            <w:r w:rsidRPr="007273C4">
              <w:t>Идентификатор головной МО</w:t>
            </w:r>
          </w:p>
        </w:tc>
        <w:tc>
          <w:tcPr>
            <w:tcW w:w="1418" w:type="dxa"/>
          </w:tcPr>
          <w:p w14:paraId="28B76903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1F445934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2A76743C" w14:textId="0B388048" w:rsidR="00D62A45" w:rsidRPr="00DF265C" w:rsidRDefault="00DF265C" w:rsidP="00E9015A">
            <w:r>
              <w:t>Идентификатор головной МО (ЕМИАС)</w:t>
            </w:r>
          </w:p>
        </w:tc>
      </w:tr>
      <w:tr w:rsidR="00D62A45" w:rsidRPr="007273C4" w14:paraId="6A884450" w14:textId="77777777" w:rsidTr="00D62A45">
        <w:tc>
          <w:tcPr>
            <w:tcW w:w="675" w:type="dxa"/>
          </w:tcPr>
          <w:p w14:paraId="728FD505" w14:textId="3E6F02A7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05F9D585" w14:textId="3CC06D15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lpuIdAttach</w:t>
            </w:r>
            <w:proofErr w:type="spellEnd"/>
          </w:p>
        </w:tc>
        <w:tc>
          <w:tcPr>
            <w:tcW w:w="1701" w:type="dxa"/>
          </w:tcPr>
          <w:p w14:paraId="5C810F4E" w14:textId="247B0155" w:rsidR="00D62A45" w:rsidRPr="007273C4" w:rsidRDefault="00D62A45" w:rsidP="00E9015A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5E3501D2" w14:textId="77777777" w:rsidR="00D62A45" w:rsidRPr="007273C4" w:rsidRDefault="00D62A45" w:rsidP="00E9015A">
            <w:r w:rsidRPr="007273C4">
              <w:t>Идентификатор МО</w:t>
            </w:r>
          </w:p>
        </w:tc>
        <w:tc>
          <w:tcPr>
            <w:tcW w:w="1418" w:type="dxa"/>
          </w:tcPr>
          <w:p w14:paraId="3293B101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66FA336D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2793C20D" w14:textId="16F334AD" w:rsidR="00D62A45" w:rsidRPr="007273C4" w:rsidRDefault="00DF265C" w:rsidP="00E9015A">
            <w:r>
              <w:t>Идентификатор филиала (ЕМИАС)</w:t>
            </w:r>
          </w:p>
        </w:tc>
      </w:tr>
      <w:tr w:rsidR="00D62A45" w:rsidRPr="007273C4" w14:paraId="310E2387" w14:textId="77777777" w:rsidTr="00D62A45">
        <w:tc>
          <w:tcPr>
            <w:tcW w:w="675" w:type="dxa"/>
          </w:tcPr>
          <w:p w14:paraId="04D03031" w14:textId="43C59543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08B197DE" w14:textId="67C134F8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typeChangeAttach</w:t>
            </w:r>
            <w:proofErr w:type="spellEnd"/>
          </w:p>
        </w:tc>
        <w:tc>
          <w:tcPr>
            <w:tcW w:w="1701" w:type="dxa"/>
          </w:tcPr>
          <w:p w14:paraId="201BDB38" w14:textId="77777777" w:rsidR="00D62A45" w:rsidRPr="007273C4" w:rsidRDefault="00D62A45" w:rsidP="00E9015A"/>
        </w:tc>
        <w:tc>
          <w:tcPr>
            <w:tcW w:w="1843" w:type="dxa"/>
          </w:tcPr>
          <w:p w14:paraId="67B5B654" w14:textId="77777777" w:rsidR="00D62A45" w:rsidRPr="007273C4" w:rsidRDefault="00D62A45" w:rsidP="00E9015A">
            <w:r w:rsidRPr="007273C4">
              <w:t>Идентификатор типа изменения прикрепления</w:t>
            </w:r>
          </w:p>
        </w:tc>
        <w:tc>
          <w:tcPr>
            <w:tcW w:w="1418" w:type="dxa"/>
          </w:tcPr>
          <w:p w14:paraId="41209D31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1B3B3120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48D867AD" w14:textId="77777777" w:rsidR="00D62A45" w:rsidRPr="007273C4" w:rsidRDefault="00D62A45" w:rsidP="00E9015A">
            <w:r w:rsidRPr="007273C4">
              <w:t>Идентификатор, используемый в ЕМИАС</w:t>
            </w:r>
          </w:p>
        </w:tc>
      </w:tr>
      <w:tr w:rsidR="00D62A45" w:rsidRPr="007273C4" w14:paraId="62293694" w14:textId="77777777" w:rsidTr="00D62A45">
        <w:tc>
          <w:tcPr>
            <w:tcW w:w="675" w:type="dxa"/>
          </w:tcPr>
          <w:p w14:paraId="3679BDDF" w14:textId="0DFC07F4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0675B70E" w14:textId="517E6F7E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causeEndAttach</w:t>
            </w:r>
            <w:proofErr w:type="spellEnd"/>
          </w:p>
        </w:tc>
        <w:tc>
          <w:tcPr>
            <w:tcW w:w="1701" w:type="dxa"/>
          </w:tcPr>
          <w:p w14:paraId="6CFC52B9" w14:textId="77777777" w:rsidR="00D62A45" w:rsidRPr="007273C4" w:rsidRDefault="00D62A45" w:rsidP="00E9015A"/>
        </w:tc>
        <w:tc>
          <w:tcPr>
            <w:tcW w:w="1843" w:type="dxa"/>
          </w:tcPr>
          <w:p w14:paraId="26FE7DB7" w14:textId="77777777" w:rsidR="00D62A45" w:rsidRPr="007273C4" w:rsidRDefault="00D62A45" w:rsidP="00E9015A">
            <w:r w:rsidRPr="007273C4">
              <w:t>Идентификатор причины закрытия прикрепления</w:t>
            </w:r>
          </w:p>
        </w:tc>
        <w:tc>
          <w:tcPr>
            <w:tcW w:w="1418" w:type="dxa"/>
          </w:tcPr>
          <w:p w14:paraId="0C29AEB9" w14:textId="77777777" w:rsidR="00D62A45" w:rsidRPr="007273C4" w:rsidRDefault="00D62A45" w:rsidP="00E9015A">
            <w:r w:rsidRPr="007273C4">
              <w:rPr>
                <w:lang w:val="en-US"/>
              </w:rPr>
              <w:t>string</w:t>
            </w:r>
          </w:p>
        </w:tc>
        <w:tc>
          <w:tcPr>
            <w:tcW w:w="708" w:type="dxa"/>
          </w:tcPr>
          <w:p w14:paraId="3620AF7F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1EF96F22" w14:textId="77777777" w:rsidR="00D62A45" w:rsidRPr="007273C4" w:rsidRDefault="00D62A45" w:rsidP="00E9015A">
            <w:r w:rsidRPr="007273C4">
              <w:t>Идентификатор, используемый в ЕМИАС</w:t>
            </w:r>
          </w:p>
        </w:tc>
      </w:tr>
      <w:tr w:rsidR="00D62A45" w:rsidRPr="007273C4" w14:paraId="6B88919F" w14:textId="77777777" w:rsidTr="00D62A45">
        <w:tc>
          <w:tcPr>
            <w:tcW w:w="675" w:type="dxa"/>
          </w:tcPr>
          <w:p w14:paraId="7F611653" w14:textId="18C9E29A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621FB3B0" w14:textId="51072A4F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dateFromAttach</w:t>
            </w:r>
            <w:proofErr w:type="spellEnd"/>
          </w:p>
        </w:tc>
        <w:tc>
          <w:tcPr>
            <w:tcW w:w="1701" w:type="dxa"/>
          </w:tcPr>
          <w:p w14:paraId="753D64AA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start_date</w:t>
            </w:r>
            <w:proofErr w:type="spellEnd"/>
          </w:p>
        </w:tc>
        <w:tc>
          <w:tcPr>
            <w:tcW w:w="1843" w:type="dxa"/>
          </w:tcPr>
          <w:p w14:paraId="4F4BC604" w14:textId="77777777" w:rsidR="00D62A45" w:rsidRPr="007273C4" w:rsidRDefault="00D62A45" w:rsidP="00E9015A">
            <w:r w:rsidRPr="007273C4">
              <w:t>Дата начала прикрепления</w:t>
            </w:r>
          </w:p>
        </w:tc>
        <w:tc>
          <w:tcPr>
            <w:tcW w:w="1418" w:type="dxa"/>
          </w:tcPr>
          <w:p w14:paraId="28F875D3" w14:textId="77777777" w:rsidR="00D62A45" w:rsidRPr="007273C4" w:rsidRDefault="00D62A45" w:rsidP="00E9015A">
            <w:r w:rsidRPr="007273C4">
              <w:rPr>
                <w:lang w:val="en-US"/>
              </w:rPr>
              <w:t>date</w:t>
            </w:r>
          </w:p>
        </w:tc>
        <w:tc>
          <w:tcPr>
            <w:tcW w:w="708" w:type="dxa"/>
          </w:tcPr>
          <w:p w14:paraId="5ECCE87B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75FFA5CD" w14:textId="77777777" w:rsidR="00D62A45" w:rsidRPr="007273C4" w:rsidRDefault="00D62A45" w:rsidP="00E9015A">
            <w:r w:rsidRPr="007273C4">
              <w:t>Формат: «</w:t>
            </w:r>
            <w:r w:rsidRPr="007273C4">
              <w:rPr>
                <w:lang w:val="en-US"/>
              </w:rPr>
              <w:t>YYYY</w:t>
            </w:r>
            <w:r w:rsidRPr="007273C4">
              <w:t>-</w:t>
            </w:r>
            <w:r w:rsidRPr="007273C4">
              <w:rPr>
                <w:lang w:val="en-US"/>
              </w:rPr>
              <w:t>MM</w:t>
            </w:r>
            <w:r w:rsidRPr="007273C4">
              <w:t>-</w:t>
            </w:r>
            <w:r w:rsidRPr="007273C4">
              <w:rPr>
                <w:lang w:val="en-US"/>
              </w:rPr>
              <w:t>DD</w:t>
            </w:r>
            <w:r w:rsidRPr="007273C4">
              <w:t>»</w:t>
            </w:r>
          </w:p>
        </w:tc>
      </w:tr>
      <w:tr w:rsidR="00D62A45" w:rsidRPr="007273C4" w14:paraId="1461C18F" w14:textId="77777777" w:rsidTr="00D62A45">
        <w:tc>
          <w:tcPr>
            <w:tcW w:w="675" w:type="dxa"/>
          </w:tcPr>
          <w:p w14:paraId="542B6DE9" w14:textId="1406E1F3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t>3</w:t>
            </w:r>
          </w:p>
        </w:tc>
        <w:tc>
          <w:tcPr>
            <w:tcW w:w="1134" w:type="dxa"/>
          </w:tcPr>
          <w:p w14:paraId="71476D08" w14:textId="5DC9D38F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dateToAttach</w:t>
            </w:r>
            <w:proofErr w:type="spellEnd"/>
          </w:p>
        </w:tc>
        <w:tc>
          <w:tcPr>
            <w:tcW w:w="1701" w:type="dxa"/>
          </w:tcPr>
          <w:p w14:paraId="5C2EB7E0" w14:textId="77777777" w:rsidR="00D62A45" w:rsidRPr="007273C4" w:rsidRDefault="00D62A45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end_d</w:t>
            </w:r>
            <w:r w:rsidRPr="007273C4">
              <w:rPr>
                <w:b/>
                <w:lang w:val="en-US"/>
              </w:rPr>
              <w:lastRenderedPageBreak/>
              <w:t>ate</w:t>
            </w:r>
            <w:proofErr w:type="spellEnd"/>
          </w:p>
        </w:tc>
        <w:tc>
          <w:tcPr>
            <w:tcW w:w="1843" w:type="dxa"/>
          </w:tcPr>
          <w:p w14:paraId="075102D7" w14:textId="77777777" w:rsidR="00D62A45" w:rsidRPr="007273C4" w:rsidRDefault="00D62A45" w:rsidP="00E9015A">
            <w:r w:rsidRPr="007273C4">
              <w:lastRenderedPageBreak/>
              <w:t>Дата окончания прикрепления</w:t>
            </w:r>
          </w:p>
        </w:tc>
        <w:tc>
          <w:tcPr>
            <w:tcW w:w="1418" w:type="dxa"/>
          </w:tcPr>
          <w:p w14:paraId="49E6AC40" w14:textId="77777777" w:rsidR="00D62A45" w:rsidRPr="007273C4" w:rsidRDefault="00D62A45" w:rsidP="00E9015A">
            <w:r w:rsidRPr="007273C4">
              <w:rPr>
                <w:lang w:val="en-US"/>
              </w:rPr>
              <w:t>date</w:t>
            </w:r>
          </w:p>
        </w:tc>
        <w:tc>
          <w:tcPr>
            <w:tcW w:w="708" w:type="dxa"/>
          </w:tcPr>
          <w:p w14:paraId="316AEB4B" w14:textId="77777777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6DD16021" w14:textId="77777777" w:rsidR="00D62A45" w:rsidRPr="007273C4" w:rsidRDefault="00D62A45" w:rsidP="00E9015A">
            <w:r w:rsidRPr="007273C4">
              <w:t>Формат: «</w:t>
            </w:r>
            <w:r w:rsidRPr="007273C4">
              <w:rPr>
                <w:lang w:val="en-US"/>
              </w:rPr>
              <w:t>YYYY</w:t>
            </w:r>
            <w:r w:rsidRPr="007273C4">
              <w:t>-</w:t>
            </w:r>
            <w:r w:rsidRPr="007273C4">
              <w:rPr>
                <w:lang w:val="en-US"/>
              </w:rPr>
              <w:t>MM</w:t>
            </w:r>
            <w:r w:rsidRPr="007273C4">
              <w:t>-</w:t>
            </w:r>
            <w:r w:rsidRPr="007273C4">
              <w:rPr>
                <w:lang w:val="en-US"/>
              </w:rPr>
              <w:t>DD</w:t>
            </w:r>
            <w:r w:rsidRPr="007273C4">
              <w:t>»</w:t>
            </w:r>
          </w:p>
        </w:tc>
      </w:tr>
      <w:tr w:rsidR="00D62A45" w:rsidRPr="007273C4" w14:paraId="7AFA0AEF" w14:textId="77777777" w:rsidTr="00D62A45">
        <w:tc>
          <w:tcPr>
            <w:tcW w:w="675" w:type="dxa"/>
          </w:tcPr>
          <w:p w14:paraId="09B06068" w14:textId="6716DD00" w:rsidR="00D62A45" w:rsidRPr="007273C4" w:rsidRDefault="00D62A45" w:rsidP="005A0076">
            <w:pPr>
              <w:spacing w:before="0" w:after="240" w:line="240" w:lineRule="atLeast"/>
              <w:rPr>
                <w:b/>
                <w:lang w:val="en-US"/>
              </w:rPr>
            </w:pPr>
            <w:r w:rsidRPr="007273C4">
              <w:lastRenderedPageBreak/>
              <w:t>3</w:t>
            </w:r>
          </w:p>
        </w:tc>
        <w:tc>
          <w:tcPr>
            <w:tcW w:w="1134" w:type="dxa"/>
          </w:tcPr>
          <w:p w14:paraId="054B5043" w14:textId="2157AB2C" w:rsidR="00D62A45" w:rsidRPr="007273C4" w:rsidRDefault="00D62A45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</w:rPr>
            </w:pPr>
            <w:proofErr w:type="spellStart"/>
            <w:r w:rsidRPr="007273C4">
              <w:rPr>
                <w:b/>
                <w:lang w:val="en-US"/>
              </w:rPr>
              <w:t>isActual</w:t>
            </w:r>
            <w:proofErr w:type="spellEnd"/>
          </w:p>
        </w:tc>
        <w:tc>
          <w:tcPr>
            <w:tcW w:w="1701" w:type="dxa"/>
          </w:tcPr>
          <w:p w14:paraId="3552CE7E" w14:textId="77777777" w:rsidR="00D62A45" w:rsidRPr="007273C4" w:rsidRDefault="00D62A45" w:rsidP="00E9015A"/>
        </w:tc>
        <w:tc>
          <w:tcPr>
            <w:tcW w:w="1843" w:type="dxa"/>
          </w:tcPr>
          <w:p w14:paraId="44C87B6F" w14:textId="77777777" w:rsidR="00D62A45" w:rsidRPr="007273C4" w:rsidRDefault="00D62A45" w:rsidP="00E9015A">
            <w:r w:rsidRPr="007273C4">
              <w:t>Признак актуальности</w:t>
            </w:r>
          </w:p>
        </w:tc>
        <w:tc>
          <w:tcPr>
            <w:tcW w:w="1418" w:type="dxa"/>
          </w:tcPr>
          <w:p w14:paraId="5A342BFC" w14:textId="77777777" w:rsidR="00D62A45" w:rsidRPr="007273C4" w:rsidRDefault="00D62A45" w:rsidP="00E9015A">
            <w:proofErr w:type="spellStart"/>
            <w:r w:rsidRPr="007273C4">
              <w:rPr>
                <w:lang w:val="en-US"/>
              </w:rPr>
              <w:t>boolean</w:t>
            </w:r>
            <w:proofErr w:type="spellEnd"/>
          </w:p>
        </w:tc>
        <w:tc>
          <w:tcPr>
            <w:tcW w:w="708" w:type="dxa"/>
          </w:tcPr>
          <w:p w14:paraId="1E885A82" w14:textId="77777777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7004FFA5" w14:textId="77777777" w:rsidR="00D62A45" w:rsidRPr="007273C4" w:rsidRDefault="00D62A45" w:rsidP="00E9015A">
            <w:r w:rsidRPr="007273C4">
              <w:t>Описывает актуальность прикрепления.</w:t>
            </w:r>
          </w:p>
          <w:p w14:paraId="0AD055A8" w14:textId="77777777" w:rsidR="00D62A45" w:rsidRPr="007273C4" w:rsidRDefault="00D62A45" w:rsidP="00E9015A">
            <w:r w:rsidRPr="007273C4">
              <w:t>Возможные значения:</w:t>
            </w:r>
          </w:p>
          <w:p w14:paraId="7572B31E" w14:textId="77777777" w:rsidR="00D62A45" w:rsidRPr="007273C4" w:rsidRDefault="00D62A45" w:rsidP="00E9015A">
            <w:pPr>
              <w:pStyle w:val="a0"/>
              <w:numPr>
                <w:ilvl w:val="0"/>
                <w:numId w:val="16"/>
              </w:numPr>
            </w:pPr>
            <w:proofErr w:type="spellStart"/>
            <w:r w:rsidRPr="007273C4">
              <w:t>true</w:t>
            </w:r>
            <w:proofErr w:type="spellEnd"/>
            <w:r w:rsidRPr="007273C4">
              <w:t>;</w:t>
            </w:r>
          </w:p>
          <w:p w14:paraId="4C4E82BB" w14:textId="77777777" w:rsidR="00D62A45" w:rsidRPr="007273C4" w:rsidRDefault="00D62A45" w:rsidP="00E9015A">
            <w:pPr>
              <w:pStyle w:val="a0"/>
              <w:numPr>
                <w:ilvl w:val="0"/>
                <w:numId w:val="16"/>
              </w:numPr>
            </w:pPr>
            <w:proofErr w:type="spellStart"/>
            <w:r w:rsidRPr="007273C4">
              <w:t>false</w:t>
            </w:r>
            <w:proofErr w:type="spellEnd"/>
            <w:r w:rsidRPr="007273C4">
              <w:t>.</w:t>
            </w:r>
          </w:p>
        </w:tc>
      </w:tr>
      <w:tr w:rsidR="00425730" w:rsidRPr="007273C4" w14:paraId="7607D71F" w14:textId="77777777" w:rsidTr="00D62A45">
        <w:tc>
          <w:tcPr>
            <w:tcW w:w="675" w:type="dxa"/>
          </w:tcPr>
          <w:p w14:paraId="0E5F5C5B" w14:textId="25D4C33D" w:rsidR="00425730" w:rsidRPr="00EC2183" w:rsidRDefault="00425730" w:rsidP="005A0076">
            <w:pPr>
              <w:spacing w:before="0" w:after="240" w:line="240" w:lineRule="atLeas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34" w:type="dxa"/>
          </w:tcPr>
          <w:p w14:paraId="7B66C681" w14:textId="3A042B29" w:rsidR="00425730" w:rsidRPr="00425730" w:rsidRDefault="00425730" w:rsidP="00E9015A">
            <w:pPr>
              <w:numPr>
                <w:ilvl w:val="0"/>
                <w:numId w:val="11"/>
              </w:num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EC2183">
              <w:rPr>
                <w:b/>
              </w:rPr>
              <w:t>processOfAttachment</w:t>
            </w:r>
            <w:proofErr w:type="spellEnd"/>
          </w:p>
        </w:tc>
        <w:tc>
          <w:tcPr>
            <w:tcW w:w="1701" w:type="dxa"/>
          </w:tcPr>
          <w:p w14:paraId="30DA2C97" w14:textId="29457A28" w:rsidR="00612ADA" w:rsidRPr="00EC2183" w:rsidRDefault="00425730" w:rsidP="00E9015A">
            <w:pPr>
              <w:rPr>
                <w:b/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</w:t>
            </w:r>
            <w:proofErr w:type="spellEnd"/>
            <w:r w:rsidRPr="007273C4">
              <w:rPr>
                <w:lang w:val="en-US"/>
              </w:rPr>
              <w:t>.</w:t>
            </w:r>
            <w:r w:rsidRPr="007273C4">
              <w:rPr>
                <w:b/>
                <w:lang w:val="en-US"/>
              </w:rPr>
              <w:t xml:space="preserve"> </w:t>
            </w:r>
            <w:proofErr w:type="spellStart"/>
            <w:r w:rsidR="00ED0FDB" w:rsidRPr="007273C4">
              <w:rPr>
                <w:b/>
                <w:lang w:val="en-US"/>
              </w:rPr>
              <w:t>R</w:t>
            </w:r>
            <w:r w:rsidRPr="007273C4">
              <w:rPr>
                <w:b/>
                <w:lang w:val="en-US"/>
              </w:rPr>
              <w:t>ecord_type</w:t>
            </w:r>
            <w:proofErr w:type="spellEnd"/>
          </w:p>
        </w:tc>
        <w:tc>
          <w:tcPr>
            <w:tcW w:w="1843" w:type="dxa"/>
          </w:tcPr>
          <w:p w14:paraId="3CED5BB9" w14:textId="4CF8A813" w:rsidR="00425730" w:rsidRPr="00425730" w:rsidRDefault="00425730" w:rsidP="00E9015A">
            <w:r>
              <w:t>Способ прикрепления</w:t>
            </w:r>
          </w:p>
        </w:tc>
        <w:tc>
          <w:tcPr>
            <w:tcW w:w="1418" w:type="dxa"/>
          </w:tcPr>
          <w:p w14:paraId="78E48AE4" w14:textId="7A54B51E" w:rsidR="00425730" w:rsidRPr="00EC2183" w:rsidRDefault="00425730" w:rsidP="00E9015A">
            <w:r>
              <w:t>Число</w:t>
            </w:r>
          </w:p>
        </w:tc>
        <w:tc>
          <w:tcPr>
            <w:tcW w:w="708" w:type="dxa"/>
          </w:tcPr>
          <w:p w14:paraId="72B13FFD" w14:textId="1EB54666" w:rsidR="00425730" w:rsidRPr="007273C4" w:rsidRDefault="00425730" w:rsidP="00E9015A">
            <w:r>
              <w:t>Нет</w:t>
            </w:r>
          </w:p>
        </w:tc>
        <w:tc>
          <w:tcPr>
            <w:tcW w:w="2127" w:type="dxa"/>
          </w:tcPr>
          <w:p w14:paraId="4A21709F" w14:textId="77777777" w:rsidR="00425730" w:rsidRPr="00EC2183" w:rsidRDefault="00425730" w:rsidP="00425730">
            <w:pPr>
              <w:pStyle w:val="TableCellL"/>
              <w:rPr>
                <w:rFonts w:ascii="Arial Narrow" w:hAnsi="Arial Narrow"/>
                <w:sz w:val="22"/>
                <w:szCs w:val="22"/>
              </w:rPr>
            </w:pPr>
            <w:r w:rsidRPr="00EC2183">
              <w:rPr>
                <w:rFonts w:ascii="Arial Narrow" w:hAnsi="Arial Narrow"/>
                <w:sz w:val="22"/>
                <w:szCs w:val="22"/>
              </w:rPr>
              <w:t>Возможные значения:</w:t>
            </w:r>
          </w:p>
          <w:p w14:paraId="7FEA604B" w14:textId="77777777" w:rsidR="00425730" w:rsidRPr="00EC2183" w:rsidRDefault="00425730" w:rsidP="00EC2183">
            <w:pPr>
              <w:pStyle w:val="TableListBullet2"/>
              <w:numPr>
                <w:ilvl w:val="0"/>
                <w:numId w:val="44"/>
              </w:numPr>
              <w:tabs>
                <w:tab w:val="left" w:pos="284"/>
              </w:tabs>
              <w:rPr>
                <w:rFonts w:ascii="Arial Narrow" w:hAnsi="Arial Narrow"/>
                <w:sz w:val="22"/>
                <w:szCs w:val="22"/>
                <w:lang w:val="ru-RU"/>
              </w:rPr>
            </w:pPr>
            <w:r w:rsidRPr="00EC2183">
              <w:rPr>
                <w:rFonts w:ascii="Arial Narrow" w:hAnsi="Arial Narrow"/>
                <w:sz w:val="22"/>
                <w:szCs w:val="22"/>
              </w:rPr>
              <w:t xml:space="preserve">1 – </w:t>
            </w:r>
            <w:r w:rsidRPr="00EC2183">
              <w:rPr>
                <w:rFonts w:ascii="Arial Narrow" w:hAnsi="Arial Narrow"/>
                <w:sz w:val="22"/>
                <w:szCs w:val="22"/>
                <w:lang w:val="ru-RU"/>
              </w:rPr>
              <w:t>По территориальному принципу,</w:t>
            </w:r>
          </w:p>
          <w:p w14:paraId="5D7D29F6" w14:textId="77777777" w:rsidR="00425730" w:rsidRPr="00EC2183" w:rsidRDefault="00425730" w:rsidP="00EC2183">
            <w:pPr>
              <w:pStyle w:val="TableListBullet2"/>
              <w:numPr>
                <w:ilvl w:val="0"/>
                <w:numId w:val="44"/>
              </w:numPr>
              <w:tabs>
                <w:tab w:val="left" w:pos="284"/>
              </w:tabs>
              <w:rPr>
                <w:rFonts w:ascii="Arial Narrow" w:hAnsi="Arial Narrow"/>
                <w:sz w:val="22"/>
                <w:szCs w:val="22"/>
                <w:lang w:val="ru-RU"/>
              </w:rPr>
            </w:pPr>
            <w:r w:rsidRPr="00EC2183">
              <w:rPr>
                <w:rFonts w:ascii="Arial Narrow" w:hAnsi="Arial Narrow"/>
                <w:sz w:val="22"/>
                <w:szCs w:val="22"/>
                <w:lang w:val="ru-RU"/>
              </w:rPr>
              <w:t>2 – По заявлению,</w:t>
            </w:r>
          </w:p>
          <w:p w14:paraId="14F0D429" w14:textId="25BFA0DB" w:rsidR="00425730" w:rsidRPr="007273C4" w:rsidRDefault="00425730" w:rsidP="00EC2183">
            <w:pPr>
              <w:pStyle w:val="a0"/>
              <w:numPr>
                <w:ilvl w:val="0"/>
                <w:numId w:val="44"/>
              </w:numPr>
            </w:pPr>
            <w:r w:rsidRPr="00425730">
              <w:rPr>
                <w:lang w:eastAsia="en-US"/>
              </w:rPr>
              <w:t>3 – По заявлению в электронном виде</w:t>
            </w:r>
          </w:p>
        </w:tc>
      </w:tr>
      <w:tr w:rsidR="00D62A45" w:rsidRPr="007273C4" w14:paraId="5A49F26B" w14:textId="77777777" w:rsidTr="00D62A45">
        <w:tc>
          <w:tcPr>
            <w:tcW w:w="675" w:type="dxa"/>
          </w:tcPr>
          <w:p w14:paraId="350B7355" w14:textId="3A6E9368" w:rsidR="00D62A45" w:rsidRPr="007273C4" w:rsidRDefault="00D62A45" w:rsidP="005A0076">
            <w:pPr>
              <w:spacing w:before="0" w:after="240" w:line="240" w:lineRule="atLeast"/>
            </w:pPr>
            <w:r w:rsidRPr="007273C4">
              <w:t>1</w:t>
            </w:r>
          </w:p>
        </w:tc>
        <w:tc>
          <w:tcPr>
            <w:tcW w:w="1134" w:type="dxa"/>
          </w:tcPr>
          <w:p w14:paraId="24DEA190" w14:textId="4BC3BCB1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7273C4">
              <w:t>identifier</w:t>
            </w:r>
            <w:proofErr w:type="spellEnd"/>
            <w:r w:rsidRPr="007273C4">
              <w:rPr>
                <w:lang w:val="en-US"/>
              </w:rPr>
              <w:t>s</w:t>
            </w:r>
          </w:p>
        </w:tc>
        <w:tc>
          <w:tcPr>
            <w:tcW w:w="1701" w:type="dxa"/>
          </w:tcPr>
          <w:p w14:paraId="0BE8DD4B" w14:textId="7177E795" w:rsidR="00D62A45" w:rsidRPr="007273C4" w:rsidRDefault="00D62A45" w:rsidP="00E9015A"/>
        </w:tc>
        <w:tc>
          <w:tcPr>
            <w:tcW w:w="1843" w:type="dxa"/>
          </w:tcPr>
          <w:p w14:paraId="7F7E40C3" w14:textId="58802EF2" w:rsidR="00D62A45" w:rsidRPr="007273C4" w:rsidRDefault="00D62A45" w:rsidP="00E9015A">
            <w:r w:rsidRPr="007273C4">
              <w:t>Набор идентификаторов</w:t>
            </w:r>
          </w:p>
        </w:tc>
        <w:tc>
          <w:tcPr>
            <w:tcW w:w="1418" w:type="dxa"/>
          </w:tcPr>
          <w:p w14:paraId="298773B9" w14:textId="4895D7B8" w:rsidR="00D62A45" w:rsidRPr="007273C4" w:rsidRDefault="00D62A45" w:rsidP="00E9015A">
            <w:pPr>
              <w:rPr>
                <w:lang w:val="en-US"/>
              </w:rPr>
            </w:pPr>
            <w:r w:rsidRPr="007273C4">
              <w:t>Множественный группирующий элемент</w:t>
            </w:r>
          </w:p>
        </w:tc>
        <w:tc>
          <w:tcPr>
            <w:tcW w:w="708" w:type="dxa"/>
          </w:tcPr>
          <w:p w14:paraId="4C6F55DA" w14:textId="37818FED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663D5745" w14:textId="007B4806" w:rsidR="00D62A45" w:rsidRPr="007273C4" w:rsidRDefault="00D62A45" w:rsidP="00E9015A">
            <w:r w:rsidRPr="007273C4">
              <w:t xml:space="preserve">Указывается, в случае если во входных параметрах </w:t>
            </w:r>
            <w:proofErr w:type="spellStart"/>
            <w:r w:rsidRPr="007273C4">
              <w:rPr>
                <w:lang w:val="en-US"/>
              </w:rPr>
              <w:t>identifiersOnly</w:t>
            </w:r>
            <w:proofErr w:type="spellEnd"/>
            <w:r w:rsidRPr="007273C4">
              <w:t xml:space="preserve"> принимает значение </w:t>
            </w:r>
            <w:r w:rsidRPr="007273C4">
              <w:rPr>
                <w:lang w:val="en-US"/>
              </w:rPr>
              <w:t>true</w:t>
            </w:r>
          </w:p>
        </w:tc>
      </w:tr>
      <w:tr w:rsidR="00D62A45" w:rsidRPr="007273C4" w14:paraId="0EC66338" w14:textId="77777777" w:rsidTr="00D62A45">
        <w:tc>
          <w:tcPr>
            <w:tcW w:w="675" w:type="dxa"/>
          </w:tcPr>
          <w:p w14:paraId="4EBED695" w14:textId="6BD91111" w:rsidR="00D62A45" w:rsidRPr="007273C4" w:rsidRDefault="00D62A45" w:rsidP="005A0076">
            <w:pPr>
              <w:spacing w:before="0" w:after="240" w:line="240" w:lineRule="atLeast"/>
            </w:pPr>
            <w:r w:rsidRPr="007273C4">
              <w:t>2</w:t>
            </w:r>
          </w:p>
        </w:tc>
        <w:tc>
          <w:tcPr>
            <w:tcW w:w="1134" w:type="dxa"/>
          </w:tcPr>
          <w:p w14:paraId="132A875F" w14:textId="67925852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7273C4">
              <w:rPr>
                <w:lang w:val="en-US"/>
              </w:rPr>
              <w:t>ukl</w:t>
            </w:r>
            <w:proofErr w:type="spellEnd"/>
          </w:p>
        </w:tc>
        <w:tc>
          <w:tcPr>
            <w:tcW w:w="1701" w:type="dxa"/>
          </w:tcPr>
          <w:p w14:paraId="6197F631" w14:textId="51A6C9CE" w:rsidR="00D62A45" w:rsidRPr="007273C4" w:rsidRDefault="001E2EF6" w:rsidP="00E9015A">
            <w:pPr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spu_erz_attachment_record.patient_id</w:t>
            </w:r>
            <w:proofErr w:type="spellEnd"/>
          </w:p>
        </w:tc>
        <w:tc>
          <w:tcPr>
            <w:tcW w:w="1843" w:type="dxa"/>
          </w:tcPr>
          <w:p w14:paraId="1DCC95DC" w14:textId="1486C841" w:rsidR="00D62A45" w:rsidRPr="007273C4" w:rsidRDefault="00D62A45" w:rsidP="00E9015A">
            <w:r w:rsidRPr="007273C4">
              <w:t>Уникальный идентификатор застрахованного лица</w:t>
            </w:r>
          </w:p>
        </w:tc>
        <w:tc>
          <w:tcPr>
            <w:tcW w:w="1418" w:type="dxa"/>
          </w:tcPr>
          <w:p w14:paraId="4C9DED84" w14:textId="11BD1054" w:rsidR="00D62A45" w:rsidRPr="007273C4" w:rsidRDefault="00D62A45" w:rsidP="00E9015A">
            <w:pPr>
              <w:rPr>
                <w:lang w:val="en-US"/>
              </w:rPr>
            </w:pPr>
            <w:r w:rsidRPr="007273C4">
              <w:t>Строка</w:t>
            </w:r>
          </w:p>
        </w:tc>
        <w:tc>
          <w:tcPr>
            <w:tcW w:w="708" w:type="dxa"/>
          </w:tcPr>
          <w:p w14:paraId="61ADBD90" w14:textId="1D2813AA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614E2AA2" w14:textId="258711E0" w:rsidR="00D62A45" w:rsidRPr="007273C4" w:rsidRDefault="00D62A45" w:rsidP="00E9015A">
            <w:r w:rsidRPr="007273C4">
              <w:t>Идентификатор застрахованного лица в ЕРЗ</w:t>
            </w:r>
          </w:p>
        </w:tc>
      </w:tr>
      <w:tr w:rsidR="00D62A45" w:rsidRPr="007273C4" w14:paraId="3F69516B" w14:textId="77777777" w:rsidTr="00D62A45">
        <w:tc>
          <w:tcPr>
            <w:tcW w:w="675" w:type="dxa"/>
          </w:tcPr>
          <w:p w14:paraId="3350141C" w14:textId="4665473E" w:rsidR="00D62A45" w:rsidRPr="007273C4" w:rsidRDefault="00D62A45" w:rsidP="005A0076">
            <w:pPr>
              <w:spacing w:before="0" w:after="240" w:line="240" w:lineRule="atLeast"/>
            </w:pPr>
            <w:r w:rsidRPr="007273C4">
              <w:t>2</w:t>
            </w:r>
          </w:p>
        </w:tc>
        <w:tc>
          <w:tcPr>
            <w:tcW w:w="1134" w:type="dxa"/>
          </w:tcPr>
          <w:p w14:paraId="4AF2888C" w14:textId="28C35110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7273C4">
              <w:rPr>
                <w:lang w:val="en-US"/>
              </w:rPr>
              <w:t>idAttach</w:t>
            </w:r>
            <w:proofErr w:type="spellEnd"/>
          </w:p>
        </w:tc>
        <w:tc>
          <w:tcPr>
            <w:tcW w:w="1701" w:type="dxa"/>
          </w:tcPr>
          <w:p w14:paraId="556D4CF5" w14:textId="60B3E5B5" w:rsidR="00D62A45" w:rsidRPr="007273C4" w:rsidRDefault="001E2EF6" w:rsidP="00E9015A">
            <w:r w:rsidRPr="007273C4">
              <w:t>не сохраняется в БД</w:t>
            </w:r>
          </w:p>
        </w:tc>
        <w:tc>
          <w:tcPr>
            <w:tcW w:w="1843" w:type="dxa"/>
          </w:tcPr>
          <w:p w14:paraId="5D2E34A2" w14:textId="49C5878B" w:rsidR="00D62A45" w:rsidRPr="007273C4" w:rsidRDefault="00D62A45" w:rsidP="00E9015A">
            <w:r w:rsidRPr="007273C4">
              <w:t>Идентификатор прикрепления</w:t>
            </w:r>
          </w:p>
        </w:tc>
        <w:tc>
          <w:tcPr>
            <w:tcW w:w="1418" w:type="dxa"/>
          </w:tcPr>
          <w:p w14:paraId="50A61EB1" w14:textId="39EDB46E" w:rsidR="00D62A45" w:rsidRPr="007273C4" w:rsidRDefault="00D62A45" w:rsidP="00E9015A">
            <w:pPr>
              <w:rPr>
                <w:lang w:val="en-US"/>
              </w:rPr>
            </w:pPr>
            <w:r w:rsidRPr="007273C4">
              <w:t>Число</w:t>
            </w:r>
          </w:p>
        </w:tc>
        <w:tc>
          <w:tcPr>
            <w:tcW w:w="708" w:type="dxa"/>
          </w:tcPr>
          <w:p w14:paraId="0FF43F1A" w14:textId="6F2FA26B" w:rsidR="00D62A45" w:rsidRPr="007273C4" w:rsidRDefault="00D62A45" w:rsidP="00E9015A">
            <w:r w:rsidRPr="007273C4">
              <w:t>Да</w:t>
            </w:r>
          </w:p>
        </w:tc>
        <w:tc>
          <w:tcPr>
            <w:tcW w:w="2127" w:type="dxa"/>
          </w:tcPr>
          <w:p w14:paraId="1176E77F" w14:textId="77777777" w:rsidR="00D62A45" w:rsidRPr="007273C4" w:rsidRDefault="00D62A45" w:rsidP="00F718F4">
            <w:pPr>
              <w:pStyle w:val="TableCellL"/>
              <w:rPr>
                <w:rFonts w:ascii="Arial Narrow" w:hAnsi="Arial Narrow"/>
              </w:rPr>
            </w:pPr>
            <w:r w:rsidRPr="007273C4">
              <w:rPr>
                <w:rFonts w:ascii="Arial Narrow" w:hAnsi="Arial Narrow"/>
              </w:rPr>
              <w:t>Идентификатор уникально определяет прикрепление.</w:t>
            </w:r>
          </w:p>
          <w:p w14:paraId="282570E9" w14:textId="199BB9F2" w:rsidR="00D62A45" w:rsidRPr="007273C4" w:rsidRDefault="00D62A45" w:rsidP="00E9015A">
            <w:r w:rsidRPr="007273C4">
              <w:t>Внутренний идентификатор ИШ ЕМИАС</w:t>
            </w:r>
          </w:p>
        </w:tc>
      </w:tr>
      <w:tr w:rsidR="00D62A45" w:rsidRPr="007273C4" w14:paraId="5D0FDB97" w14:textId="77777777" w:rsidTr="00D62A45">
        <w:tc>
          <w:tcPr>
            <w:tcW w:w="675" w:type="dxa"/>
          </w:tcPr>
          <w:p w14:paraId="1C39EEB2" w14:textId="44682604" w:rsidR="00D62A45" w:rsidRPr="007273C4" w:rsidRDefault="00D62A45" w:rsidP="005A0076">
            <w:pPr>
              <w:spacing w:before="0" w:after="240" w:line="240" w:lineRule="atLeast"/>
            </w:pPr>
            <w:r w:rsidRPr="007273C4">
              <w:t>2</w:t>
            </w:r>
          </w:p>
        </w:tc>
        <w:tc>
          <w:tcPr>
            <w:tcW w:w="1134" w:type="dxa"/>
          </w:tcPr>
          <w:p w14:paraId="5219A602" w14:textId="319AA9BD" w:rsidR="00D62A45" w:rsidRPr="007273C4" w:rsidRDefault="00D62A45" w:rsidP="00D62A45">
            <w:pPr>
              <w:spacing w:before="0" w:after="240" w:line="240" w:lineRule="atLeast"/>
              <w:rPr>
                <w:b/>
                <w:lang w:val="en-US"/>
              </w:rPr>
            </w:pPr>
            <w:proofErr w:type="spellStart"/>
            <w:r w:rsidRPr="007273C4">
              <w:rPr>
                <w:lang w:val="en-US"/>
              </w:rPr>
              <w:t>numAttach</w:t>
            </w:r>
            <w:proofErr w:type="spellEnd"/>
          </w:p>
        </w:tc>
        <w:tc>
          <w:tcPr>
            <w:tcW w:w="1701" w:type="dxa"/>
          </w:tcPr>
          <w:p w14:paraId="3D026AAD" w14:textId="34E16C18" w:rsidR="00D62A45" w:rsidRPr="007273C4" w:rsidRDefault="001E2EF6" w:rsidP="00E9015A">
            <w:r w:rsidRPr="007273C4">
              <w:t>не сохраняется в БД</w:t>
            </w:r>
          </w:p>
        </w:tc>
        <w:tc>
          <w:tcPr>
            <w:tcW w:w="1843" w:type="dxa"/>
          </w:tcPr>
          <w:p w14:paraId="20C3416C" w14:textId="06394558" w:rsidR="00D62A45" w:rsidRPr="007273C4" w:rsidRDefault="00D62A45" w:rsidP="00E9015A">
            <w:r w:rsidRPr="007273C4">
              <w:t>Номер прикрепления</w:t>
            </w:r>
          </w:p>
        </w:tc>
        <w:tc>
          <w:tcPr>
            <w:tcW w:w="1418" w:type="dxa"/>
          </w:tcPr>
          <w:p w14:paraId="7DB18627" w14:textId="5E25FEEF" w:rsidR="00D62A45" w:rsidRPr="007273C4" w:rsidRDefault="00D62A45" w:rsidP="00E9015A">
            <w:pPr>
              <w:rPr>
                <w:lang w:val="en-US"/>
              </w:rPr>
            </w:pPr>
            <w:r w:rsidRPr="007273C4">
              <w:t>Строка</w:t>
            </w:r>
          </w:p>
        </w:tc>
        <w:tc>
          <w:tcPr>
            <w:tcW w:w="708" w:type="dxa"/>
          </w:tcPr>
          <w:p w14:paraId="1E746FAB" w14:textId="72B1F8FA" w:rsidR="00D62A45" w:rsidRPr="007273C4" w:rsidRDefault="00D62A45" w:rsidP="00E9015A">
            <w:r w:rsidRPr="007273C4">
              <w:t>Нет</w:t>
            </w:r>
          </w:p>
        </w:tc>
        <w:tc>
          <w:tcPr>
            <w:tcW w:w="2127" w:type="dxa"/>
          </w:tcPr>
          <w:p w14:paraId="73ECC35E" w14:textId="30A98D13" w:rsidR="00D62A45" w:rsidRPr="007273C4" w:rsidRDefault="00D62A45" w:rsidP="00E9015A">
            <w:r w:rsidRPr="007273C4">
              <w:t>Номер прикрепления ЕМИАС</w:t>
            </w:r>
          </w:p>
        </w:tc>
      </w:tr>
    </w:tbl>
    <w:p w14:paraId="65826C35" w14:textId="77777777" w:rsidR="00475DC9" w:rsidRPr="007273C4" w:rsidRDefault="00475DC9" w:rsidP="00475DC9"/>
    <w:p w14:paraId="577E10FB" w14:textId="77777777" w:rsidR="00475DC9" w:rsidRPr="007273C4" w:rsidRDefault="00475DC9" w:rsidP="00475DC9">
      <w:pPr>
        <w:pStyle w:val="3"/>
      </w:pPr>
      <w:bookmarkStart w:id="440" w:name="_Ref401924483"/>
      <w:bookmarkStart w:id="441" w:name="_Toc454389850"/>
      <w:r w:rsidRPr="007273C4">
        <w:lastRenderedPageBreak/>
        <w:t>Алгоритм определения страховой принадлежности</w:t>
      </w:r>
      <w:bookmarkEnd w:id="440"/>
      <w:bookmarkEnd w:id="441"/>
    </w:p>
    <w:p w14:paraId="1A5E6452" w14:textId="77777777" w:rsidR="00475DC9" w:rsidRPr="007273C4" w:rsidRDefault="00475DC9" w:rsidP="00475DC9">
      <w:r w:rsidRPr="007273C4">
        <w:t xml:space="preserve">Для каждого застрахованного должна однозначно </w:t>
      </w:r>
      <w:proofErr w:type="spellStart"/>
      <w:r w:rsidRPr="007273C4">
        <w:t>определяеться</w:t>
      </w:r>
      <w:proofErr w:type="spellEnd"/>
      <w:r w:rsidRPr="007273C4">
        <w:t xml:space="preserve"> его страховая принадлежность на момент изменения прикрепления.</w:t>
      </w:r>
    </w:p>
    <w:p w14:paraId="323B7049" w14:textId="77777777" w:rsidR="00475DC9" w:rsidRPr="007273C4" w:rsidRDefault="00475DC9" w:rsidP="00475DC9">
      <w:r w:rsidRPr="007273C4">
        <w:t xml:space="preserve">В общем случае, метод </w:t>
      </w:r>
      <w:proofErr w:type="spellStart"/>
      <w:r w:rsidRPr="007273C4">
        <w:t>getBasicAttachList</w:t>
      </w:r>
      <w:proofErr w:type="spellEnd"/>
      <w:r w:rsidRPr="007273C4">
        <w:t xml:space="preserve"> может вернуть несколько действующих полисов, включая временные свидетельства. Алгоритм выбора СМО </w:t>
      </w:r>
      <w:proofErr w:type="gramStart"/>
      <w:r w:rsidRPr="007273C4">
        <w:t>для</w:t>
      </w:r>
      <w:proofErr w:type="gramEnd"/>
      <w:r w:rsidRPr="007273C4">
        <w:t xml:space="preserve"> застрахованного следующий:</w:t>
      </w:r>
    </w:p>
    <w:p w14:paraId="2D4F79D6" w14:textId="77777777" w:rsidR="00475DC9" w:rsidRPr="007273C4" w:rsidRDefault="00475DC9" w:rsidP="00475DC9">
      <w:r w:rsidRPr="007273C4">
        <w:t>Если в ответе перечислены несколько полисов (старого или нового образца), то выбирается тот, у которого одновременно выполняются условия:</w:t>
      </w:r>
    </w:p>
    <w:p w14:paraId="5D01CDFF" w14:textId="77777777" w:rsidR="00475DC9" w:rsidRPr="007273C4" w:rsidRDefault="00475DC9" w:rsidP="00475DC9">
      <w:pPr>
        <w:pStyle w:val="a0"/>
        <w:numPr>
          <w:ilvl w:val="0"/>
          <w:numId w:val="19"/>
        </w:numPr>
      </w:pPr>
      <w:proofErr w:type="spellStart"/>
      <w:r w:rsidRPr="007273C4">
        <w:rPr>
          <w:lang w:val="en-US"/>
        </w:rPr>
        <w:t>terStrah</w:t>
      </w:r>
      <w:proofErr w:type="spellEnd"/>
      <w:r w:rsidRPr="007273C4">
        <w:t xml:space="preserve"> соответствует ОКАТО г. Москва;</w:t>
      </w:r>
    </w:p>
    <w:p w14:paraId="2948A5E0" w14:textId="7918E6CC" w:rsidR="00475DC9" w:rsidRPr="007273C4" w:rsidRDefault="00475DC9" w:rsidP="00475DC9">
      <w:pPr>
        <w:pStyle w:val="a0"/>
        <w:numPr>
          <w:ilvl w:val="0"/>
          <w:numId w:val="19"/>
        </w:numPr>
      </w:pPr>
      <w:r w:rsidRPr="007273C4">
        <w:t xml:space="preserve">Изменение прикрепления классифицировано, как новое прикрепление (см. п. </w:t>
      </w:r>
      <w:r w:rsidRPr="007273C4">
        <w:fldChar w:fldCharType="begin"/>
      </w:r>
      <w:r w:rsidRPr="007273C4">
        <w:instrText xml:space="preserve"> REF _Ref402187971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3.2.4</w:t>
      </w:r>
      <w:r w:rsidRPr="007273C4">
        <w:fldChar w:fldCharType="end"/>
      </w:r>
      <w:r w:rsidRPr="007273C4">
        <w:t>);</w:t>
      </w:r>
    </w:p>
    <w:p w14:paraId="63104DFA" w14:textId="77777777" w:rsidR="00475DC9" w:rsidRPr="007273C4" w:rsidRDefault="00475DC9" w:rsidP="00475DC9">
      <w:pPr>
        <w:pStyle w:val="a0"/>
        <w:numPr>
          <w:ilvl w:val="0"/>
          <w:numId w:val="19"/>
        </w:numPr>
      </w:pPr>
      <w:proofErr w:type="spellStart"/>
      <w:r w:rsidRPr="007273C4">
        <w:rPr>
          <w:lang w:val="en-US"/>
        </w:rPr>
        <w:t>dateEndPolicy</w:t>
      </w:r>
      <w:proofErr w:type="spellEnd"/>
      <w:r w:rsidRPr="007273C4">
        <w:rPr>
          <w:lang w:val="en-US"/>
        </w:rPr>
        <w:t xml:space="preserve"> &gt; </w:t>
      </w:r>
      <w:proofErr w:type="spellStart"/>
      <w:r w:rsidRPr="007273C4">
        <w:rPr>
          <w:lang w:val="en-US"/>
        </w:rPr>
        <w:t>dateFromAttach</w:t>
      </w:r>
      <w:proofErr w:type="spellEnd"/>
      <w:r w:rsidRPr="007273C4">
        <w:t>;</w:t>
      </w:r>
    </w:p>
    <w:p w14:paraId="038C543A" w14:textId="77777777" w:rsidR="00475DC9" w:rsidRPr="007273C4" w:rsidRDefault="00475DC9" w:rsidP="00475DC9">
      <w:pPr>
        <w:pStyle w:val="a0"/>
        <w:numPr>
          <w:ilvl w:val="0"/>
          <w:numId w:val="19"/>
        </w:numPr>
      </w:pPr>
      <w:proofErr w:type="spellStart"/>
      <w:proofErr w:type="gramStart"/>
      <w:r w:rsidRPr="007273C4">
        <w:rPr>
          <w:lang w:val="en-US"/>
        </w:rPr>
        <w:t>dateEndPolicy</w:t>
      </w:r>
      <w:proofErr w:type="spellEnd"/>
      <w:proofErr w:type="gramEnd"/>
      <w:r w:rsidRPr="007273C4">
        <w:t xml:space="preserve"> имеет наибольшее значение из всех перечисленных.</w:t>
      </w:r>
    </w:p>
    <w:p w14:paraId="3987F7D5" w14:textId="77777777" w:rsidR="00475DC9" w:rsidRPr="007273C4" w:rsidRDefault="00475DC9" w:rsidP="00475DC9">
      <w:r w:rsidRPr="007273C4">
        <w:t>Если ни один из полисов не удовлетворил условия, то страховая принадлежность определяется как «Неизвестна».</w:t>
      </w:r>
    </w:p>
    <w:p w14:paraId="303B7A26" w14:textId="246F331A" w:rsidR="00475DC9" w:rsidRPr="007273C4" w:rsidRDefault="00475DC9" w:rsidP="00475DC9">
      <w:r w:rsidRPr="007273C4">
        <w:t>Записи с временными свидетельствами игнорируются. В учет идут только записи с полисом нов</w:t>
      </w:r>
      <w:r w:rsidR="00AB3EF9">
        <w:t>о</w:t>
      </w:r>
      <w:r w:rsidRPr="007273C4">
        <w:t>го или старого образца.</w:t>
      </w:r>
    </w:p>
    <w:p w14:paraId="74C9E07D" w14:textId="4B5B1539" w:rsidR="00475DC9" w:rsidRDefault="00475DC9" w:rsidP="00475DC9">
      <w:r w:rsidRPr="007273C4">
        <w:t xml:space="preserve">Для определенной страховой принадлежности берется идентификатор СМО </w:t>
      </w:r>
      <w:proofErr w:type="spellStart"/>
      <w:r w:rsidRPr="007273C4">
        <w:rPr>
          <w:lang w:val="en-US"/>
        </w:rPr>
        <w:t>smoCodePolicy</w:t>
      </w:r>
      <w:proofErr w:type="spellEnd"/>
      <w:r w:rsidRPr="007273C4">
        <w:t xml:space="preserve"> выбранного полиса, который используется для соотнесения </w:t>
      </w:r>
      <w:proofErr w:type="spellStart"/>
      <w:r w:rsidRPr="007273C4">
        <w:t>измененя</w:t>
      </w:r>
      <w:proofErr w:type="spellEnd"/>
      <w:r w:rsidRPr="007273C4">
        <w:t xml:space="preserve"> прикрепления к определенной строчке таблицы АРМ (</w:t>
      </w:r>
      <w:proofErr w:type="spellStart"/>
      <w:r w:rsidRPr="007273C4">
        <w:t>сп</w:t>
      </w:r>
      <w:proofErr w:type="spellEnd"/>
      <w:r w:rsidRPr="007273C4">
        <w:t>. п.</w:t>
      </w:r>
      <w:r w:rsidRPr="007273C4">
        <w:fldChar w:fldCharType="begin"/>
      </w:r>
      <w:r w:rsidRPr="007273C4">
        <w:instrText xml:space="preserve"> REF _Ref399753899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3.1.1</w:t>
      </w:r>
      <w:r w:rsidRPr="007273C4">
        <w:fldChar w:fldCharType="end"/>
      </w:r>
      <w:r w:rsidRPr="007273C4">
        <w:t xml:space="preserve">). Названия СМО берутся из справочника </w:t>
      </w:r>
      <w:proofErr w:type="spellStart"/>
      <w:r w:rsidRPr="007273C4">
        <w:rPr>
          <w:b/>
          <w:lang w:val="en-US"/>
        </w:rPr>
        <w:t>sprsmo</w:t>
      </w:r>
      <w:proofErr w:type="spellEnd"/>
      <w:r w:rsidRPr="007273C4">
        <w:rPr>
          <w:b/>
        </w:rPr>
        <w:t>*.</w:t>
      </w:r>
      <w:r w:rsidRPr="007273C4">
        <w:rPr>
          <w:b/>
          <w:lang w:val="en-US"/>
        </w:rPr>
        <w:t>dbf</w:t>
      </w:r>
      <w:r w:rsidRPr="007273C4">
        <w:t xml:space="preserve"> НСИ МГФОМС. Ищется соответствие между полученным </w:t>
      </w:r>
      <w:proofErr w:type="spellStart"/>
      <w:r w:rsidRPr="007273C4">
        <w:rPr>
          <w:lang w:val="en-US"/>
        </w:rPr>
        <w:t>smoCodePolicy</w:t>
      </w:r>
      <w:proofErr w:type="spellEnd"/>
      <w:r w:rsidRPr="007273C4">
        <w:t xml:space="preserve"> и полем Q_OGRN справочника.</w:t>
      </w:r>
    </w:p>
    <w:p w14:paraId="100D23C4" w14:textId="33C45B89" w:rsidR="005C6422" w:rsidRPr="00BE2382" w:rsidRDefault="005C6422" w:rsidP="00CD45E8">
      <w:r>
        <w:t xml:space="preserve">Если у найденной СМО код </w:t>
      </w:r>
      <w:r>
        <w:rPr>
          <w:lang w:val="en-US"/>
        </w:rPr>
        <w:t>OLD</w:t>
      </w:r>
      <w:r w:rsidRPr="00780552">
        <w:t>_</w:t>
      </w:r>
      <w:r>
        <w:rPr>
          <w:lang w:val="en-US"/>
        </w:rPr>
        <w:t>QQ</w:t>
      </w:r>
      <w:r w:rsidRPr="00780552">
        <w:t xml:space="preserve"> </w:t>
      </w:r>
      <w:r>
        <w:t xml:space="preserve">не совпадает с </w:t>
      </w:r>
      <w:r>
        <w:rPr>
          <w:lang w:val="en-US"/>
        </w:rPr>
        <w:t>QQ</w:t>
      </w:r>
      <w:r>
        <w:t xml:space="preserve">, то это означает, что имеет место процедура передачи прав данной СМО другой. Поэтому алгоритм определения СМО должен включать шаг проверки условия </w:t>
      </w:r>
      <w:r>
        <w:rPr>
          <w:lang w:val="en-US"/>
        </w:rPr>
        <w:t>QQ</w:t>
      </w:r>
      <w:r w:rsidRPr="00780552">
        <w:t xml:space="preserve"> = </w:t>
      </w:r>
      <w:r>
        <w:rPr>
          <w:lang w:val="en-US"/>
        </w:rPr>
        <w:t>OLD</w:t>
      </w:r>
      <w:r w:rsidRPr="00780552">
        <w:t>_</w:t>
      </w:r>
      <w:r>
        <w:rPr>
          <w:lang w:val="en-US"/>
        </w:rPr>
        <w:t>QQ</w:t>
      </w:r>
      <w:r>
        <w:t xml:space="preserve">. Если оно выполняется, то </w:t>
      </w:r>
      <w:proofErr w:type="spellStart"/>
      <w:r>
        <w:t>выбрается</w:t>
      </w:r>
      <w:proofErr w:type="spellEnd"/>
      <w:r>
        <w:t xml:space="preserve"> </w:t>
      </w:r>
      <w:proofErr w:type="gramStart"/>
      <w:r>
        <w:t>данная</w:t>
      </w:r>
      <w:proofErr w:type="gramEnd"/>
      <w:r>
        <w:t xml:space="preserve"> СМО, у которой совпал ОГРН.</w:t>
      </w:r>
      <w:r w:rsidR="00BE2382" w:rsidRPr="008C1355">
        <w:t xml:space="preserve"> </w:t>
      </w:r>
      <w:r w:rsidR="00BE2382">
        <w:t>В этом случае СМО не выводится в таблицу окна прикреплений.</w:t>
      </w:r>
    </w:p>
    <w:p w14:paraId="6321DE5B" w14:textId="2DFB1821" w:rsidR="005C6422" w:rsidRDefault="005C6422" w:rsidP="00CD45E8">
      <w:r>
        <w:t xml:space="preserve">Если условие не выполняется, то необходимо выбрать </w:t>
      </w:r>
      <w:proofErr w:type="gramStart"/>
      <w:r>
        <w:t>другую</w:t>
      </w:r>
      <w:proofErr w:type="gramEnd"/>
      <w:r>
        <w:t xml:space="preserve"> СМО с таким же кодом </w:t>
      </w:r>
      <w:r>
        <w:rPr>
          <w:lang w:val="en-US"/>
        </w:rPr>
        <w:t>QQ</w:t>
      </w:r>
      <w:r>
        <w:t xml:space="preserve">, у которой этот код </w:t>
      </w:r>
      <w:r>
        <w:rPr>
          <w:lang w:val="en-US"/>
        </w:rPr>
        <w:t>QQ</w:t>
      </w:r>
      <w:r w:rsidRPr="00780552">
        <w:t xml:space="preserve"> = </w:t>
      </w:r>
      <w:r>
        <w:rPr>
          <w:lang w:val="en-US"/>
        </w:rPr>
        <w:t>OLD</w:t>
      </w:r>
      <w:r w:rsidRPr="00780552">
        <w:t>_</w:t>
      </w:r>
      <w:r>
        <w:rPr>
          <w:lang w:val="en-US"/>
        </w:rPr>
        <w:t>QQ</w:t>
      </w:r>
      <w:r>
        <w:t>.</w:t>
      </w:r>
    </w:p>
    <w:p w14:paraId="255C4631" w14:textId="77777777" w:rsidR="005C6422" w:rsidRDefault="005C6422" w:rsidP="00CD45E8">
      <w:r>
        <w:t>Например:</w:t>
      </w:r>
    </w:p>
    <w:tbl>
      <w:tblPr>
        <w:tblW w:w="5816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"/>
        <w:gridCol w:w="2641"/>
        <w:gridCol w:w="1666"/>
        <w:gridCol w:w="996"/>
      </w:tblGrid>
      <w:tr w:rsidR="005C6422" w:rsidRPr="000C2B15" w14:paraId="6FC244DE" w14:textId="77777777" w:rsidTr="00E45B65">
        <w:trPr>
          <w:trHeight w:val="300"/>
        </w:trPr>
        <w:tc>
          <w:tcPr>
            <w:tcW w:w="513" w:type="dxa"/>
            <w:shd w:val="clear" w:color="auto" w:fill="auto"/>
            <w:noWrap/>
            <w:vAlign w:val="bottom"/>
            <w:hideMark/>
          </w:tcPr>
          <w:p w14:paraId="5FFD8650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bookmarkStart w:id="442" w:name="RANGE!A1:H3"/>
            <w:r w:rsidRPr="000C2B15">
              <w:rPr>
                <w:rFonts w:ascii="Calibri" w:hAnsi="Calibri"/>
                <w:color w:val="000000"/>
              </w:rPr>
              <w:t>QQ</w:t>
            </w:r>
            <w:bookmarkEnd w:id="442"/>
          </w:p>
        </w:tc>
        <w:tc>
          <w:tcPr>
            <w:tcW w:w="2641" w:type="dxa"/>
            <w:shd w:val="clear" w:color="auto" w:fill="auto"/>
            <w:noWrap/>
            <w:vAlign w:val="bottom"/>
            <w:hideMark/>
          </w:tcPr>
          <w:p w14:paraId="1C1693F7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NAME</w:t>
            </w:r>
          </w:p>
        </w:tc>
        <w:tc>
          <w:tcPr>
            <w:tcW w:w="1666" w:type="dxa"/>
            <w:shd w:val="clear" w:color="auto" w:fill="auto"/>
            <w:noWrap/>
            <w:vAlign w:val="bottom"/>
            <w:hideMark/>
          </w:tcPr>
          <w:p w14:paraId="29372999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Q_OGRN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44439545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OLD_QQ</w:t>
            </w:r>
          </w:p>
        </w:tc>
      </w:tr>
      <w:tr w:rsidR="005C6422" w:rsidRPr="000C2B15" w14:paraId="6696AF23" w14:textId="77777777" w:rsidTr="00E45B65">
        <w:trPr>
          <w:trHeight w:val="300"/>
        </w:trPr>
        <w:tc>
          <w:tcPr>
            <w:tcW w:w="513" w:type="dxa"/>
            <w:shd w:val="clear" w:color="auto" w:fill="auto"/>
            <w:noWrap/>
            <w:vAlign w:val="bottom"/>
            <w:hideMark/>
          </w:tcPr>
          <w:p w14:paraId="0AD8D976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R8</w:t>
            </w:r>
          </w:p>
        </w:tc>
        <w:tc>
          <w:tcPr>
            <w:tcW w:w="2641" w:type="dxa"/>
            <w:shd w:val="clear" w:color="auto" w:fill="auto"/>
            <w:noWrap/>
            <w:vAlign w:val="bottom"/>
            <w:hideMark/>
          </w:tcPr>
          <w:p w14:paraId="3C1B2B0E" w14:textId="12DE4002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 xml:space="preserve">ООО </w:t>
            </w:r>
            <w:proofErr w:type="gramStart"/>
            <w:r w:rsidRPr="000C2B15">
              <w:rPr>
                <w:rFonts w:ascii="Calibri" w:hAnsi="Calibri"/>
                <w:color w:val="000000"/>
              </w:rPr>
              <w:t>МСК</w:t>
            </w:r>
            <w:proofErr w:type="gramEnd"/>
            <w:r w:rsidRPr="000C2B15">
              <w:rPr>
                <w:rFonts w:ascii="Calibri" w:hAnsi="Calibri"/>
                <w:color w:val="000000"/>
              </w:rPr>
              <w:t xml:space="preserve"> </w:t>
            </w:r>
            <w:r w:rsidR="00ED0FDB">
              <w:rPr>
                <w:rFonts w:ascii="Calibri" w:hAnsi="Calibri"/>
                <w:color w:val="000000"/>
              </w:rPr>
              <w:t>«</w:t>
            </w:r>
            <w:r w:rsidRPr="000C2B15">
              <w:rPr>
                <w:rFonts w:ascii="Calibri" w:hAnsi="Calibri"/>
                <w:color w:val="000000"/>
              </w:rPr>
              <w:t>ИКАР</w:t>
            </w:r>
            <w:r w:rsidR="00ED0FDB">
              <w:rPr>
                <w:rFonts w:ascii="Calibri" w:hAnsi="Calibri"/>
                <w:color w:val="000000"/>
              </w:rPr>
              <w:t>»</w:t>
            </w:r>
          </w:p>
        </w:tc>
        <w:tc>
          <w:tcPr>
            <w:tcW w:w="1666" w:type="dxa"/>
            <w:shd w:val="clear" w:color="auto" w:fill="auto"/>
            <w:noWrap/>
            <w:vAlign w:val="bottom"/>
            <w:hideMark/>
          </w:tcPr>
          <w:p w14:paraId="794F91D9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1047744001304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7C9B22E5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I1</w:t>
            </w:r>
          </w:p>
        </w:tc>
      </w:tr>
      <w:tr w:rsidR="005C6422" w:rsidRPr="000C2B15" w14:paraId="4AF6CD34" w14:textId="77777777" w:rsidTr="00E45B65">
        <w:trPr>
          <w:trHeight w:val="300"/>
        </w:trPr>
        <w:tc>
          <w:tcPr>
            <w:tcW w:w="513" w:type="dxa"/>
            <w:shd w:val="clear" w:color="auto" w:fill="auto"/>
            <w:noWrap/>
            <w:vAlign w:val="bottom"/>
            <w:hideMark/>
          </w:tcPr>
          <w:p w14:paraId="3DC9CCF9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R8</w:t>
            </w:r>
          </w:p>
        </w:tc>
        <w:tc>
          <w:tcPr>
            <w:tcW w:w="2641" w:type="dxa"/>
            <w:shd w:val="clear" w:color="auto" w:fill="auto"/>
            <w:noWrap/>
            <w:vAlign w:val="bottom"/>
            <w:hideMark/>
          </w:tcPr>
          <w:p w14:paraId="01C93E95" w14:textId="061473F5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 xml:space="preserve">ООО </w:t>
            </w:r>
            <w:r w:rsidR="00ED0FDB">
              <w:rPr>
                <w:rFonts w:ascii="Calibri" w:hAnsi="Calibri"/>
                <w:color w:val="000000"/>
              </w:rPr>
              <w:t>«</w:t>
            </w:r>
            <w:r w:rsidRPr="000C2B15">
              <w:rPr>
                <w:rFonts w:ascii="Calibri" w:hAnsi="Calibri"/>
                <w:color w:val="000000"/>
              </w:rPr>
              <w:t>РГС-Медицина</w:t>
            </w:r>
            <w:r w:rsidR="00ED0FDB">
              <w:rPr>
                <w:rFonts w:ascii="Calibri" w:hAnsi="Calibri"/>
                <w:color w:val="000000"/>
              </w:rPr>
              <w:t>»</w:t>
            </w:r>
          </w:p>
        </w:tc>
        <w:tc>
          <w:tcPr>
            <w:tcW w:w="1666" w:type="dxa"/>
            <w:shd w:val="clear" w:color="auto" w:fill="auto"/>
            <w:noWrap/>
            <w:vAlign w:val="bottom"/>
            <w:hideMark/>
          </w:tcPr>
          <w:p w14:paraId="2072909B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1027806865481</w:t>
            </w:r>
          </w:p>
        </w:tc>
        <w:tc>
          <w:tcPr>
            <w:tcW w:w="996" w:type="dxa"/>
            <w:shd w:val="clear" w:color="auto" w:fill="auto"/>
            <w:noWrap/>
            <w:vAlign w:val="bottom"/>
            <w:hideMark/>
          </w:tcPr>
          <w:p w14:paraId="66223FCF" w14:textId="77777777" w:rsidR="005C6422" w:rsidRPr="000C2B15" w:rsidRDefault="005C6422" w:rsidP="00E45B65">
            <w:pPr>
              <w:spacing w:after="0" w:line="240" w:lineRule="auto"/>
              <w:jc w:val="left"/>
              <w:rPr>
                <w:rFonts w:ascii="Calibri" w:hAnsi="Calibri"/>
                <w:color w:val="000000"/>
              </w:rPr>
            </w:pPr>
            <w:r w:rsidRPr="000C2B15">
              <w:rPr>
                <w:rFonts w:ascii="Calibri" w:hAnsi="Calibri"/>
                <w:color w:val="000000"/>
              </w:rPr>
              <w:t>R8</w:t>
            </w:r>
          </w:p>
        </w:tc>
      </w:tr>
    </w:tbl>
    <w:p w14:paraId="792B1808" w14:textId="1F0DD5DB" w:rsidR="005C6422" w:rsidRPr="00D52F14" w:rsidRDefault="005C6422" w:rsidP="00CD45E8">
      <w:r>
        <w:t xml:space="preserve">По полису получили ОГРН «Икара». </w:t>
      </w:r>
      <w:proofErr w:type="gramStart"/>
      <w:r>
        <w:t xml:space="preserve">Далее проверяем, что </w:t>
      </w:r>
      <w:r>
        <w:rPr>
          <w:lang w:val="en-US"/>
        </w:rPr>
        <w:t>OLD</w:t>
      </w:r>
      <w:r w:rsidRPr="00D353C2">
        <w:t>_</w:t>
      </w:r>
      <w:r>
        <w:rPr>
          <w:lang w:val="en-US"/>
        </w:rPr>
        <w:t>QQ</w:t>
      </w:r>
      <w:r w:rsidRPr="00D353C2">
        <w:t xml:space="preserve"> </w:t>
      </w:r>
      <w:r>
        <w:t xml:space="preserve">у него равен </w:t>
      </w:r>
      <w:r>
        <w:rPr>
          <w:lang w:val="en-US"/>
        </w:rPr>
        <w:t>QQ</w:t>
      </w:r>
      <w:r>
        <w:t>.</w:t>
      </w:r>
      <w:proofErr w:type="gramEnd"/>
      <w:r>
        <w:t xml:space="preserve"> Не </w:t>
      </w:r>
      <w:proofErr w:type="gramStart"/>
      <w:r>
        <w:t>равен</w:t>
      </w:r>
      <w:proofErr w:type="gramEnd"/>
      <w:r>
        <w:t xml:space="preserve">, поэтому ищем в перечне другую СМО с кодом </w:t>
      </w:r>
      <w:r>
        <w:rPr>
          <w:lang w:val="en-US"/>
        </w:rPr>
        <w:t>QQ</w:t>
      </w:r>
      <w:r w:rsidRPr="00D353C2">
        <w:t xml:space="preserve"> = </w:t>
      </w:r>
      <w:r>
        <w:rPr>
          <w:lang w:val="en-US"/>
        </w:rPr>
        <w:t>R</w:t>
      </w:r>
      <w:r w:rsidRPr="00D353C2">
        <w:t>8</w:t>
      </w:r>
      <w:r>
        <w:t>. Находим «РГ</w:t>
      </w:r>
      <w:proofErr w:type="gramStart"/>
      <w:r>
        <w:t>С-</w:t>
      </w:r>
      <w:proofErr w:type="gramEnd"/>
      <w:r>
        <w:t xml:space="preserve"> Медицина», у которой </w:t>
      </w:r>
      <w:r>
        <w:rPr>
          <w:lang w:val="en-US"/>
        </w:rPr>
        <w:t>OLD</w:t>
      </w:r>
      <w:r w:rsidRPr="00D353C2">
        <w:t>_</w:t>
      </w:r>
      <w:r>
        <w:rPr>
          <w:lang w:val="en-US"/>
        </w:rPr>
        <w:t>QQ</w:t>
      </w:r>
      <w:r w:rsidRPr="00D353C2">
        <w:t xml:space="preserve"> = </w:t>
      </w:r>
      <w:r>
        <w:rPr>
          <w:lang w:val="en-US"/>
        </w:rPr>
        <w:t>QQ</w:t>
      </w:r>
      <w:r w:rsidRPr="00D353C2">
        <w:t xml:space="preserve"> =</w:t>
      </w:r>
      <w:r>
        <w:t xml:space="preserve"> </w:t>
      </w:r>
      <w:r>
        <w:rPr>
          <w:lang w:val="en-US"/>
        </w:rPr>
        <w:t>R</w:t>
      </w:r>
      <w:r w:rsidRPr="00D52F14">
        <w:t>8</w:t>
      </w:r>
      <w:r w:rsidRPr="00D353C2">
        <w:t xml:space="preserve">. </w:t>
      </w:r>
      <w:r>
        <w:t>СМО определяется, как «РГС-Медицина».</w:t>
      </w:r>
    </w:p>
    <w:p w14:paraId="44F22748" w14:textId="77777777" w:rsidR="005C6422" w:rsidRPr="007273C4" w:rsidRDefault="005C6422" w:rsidP="00475DC9"/>
    <w:p w14:paraId="7FB60FB2" w14:textId="77777777" w:rsidR="00475DC9" w:rsidRPr="007273C4" w:rsidRDefault="00475DC9" w:rsidP="00475DC9">
      <w:r w:rsidRPr="007273C4">
        <w:t xml:space="preserve">Если получено значение </w:t>
      </w:r>
      <w:proofErr w:type="spellStart"/>
      <w:r w:rsidRPr="007273C4">
        <w:rPr>
          <w:lang w:val="en-US"/>
        </w:rPr>
        <w:t>smoCodePolicy</w:t>
      </w:r>
      <w:proofErr w:type="spellEnd"/>
      <w:r w:rsidRPr="007273C4">
        <w:t>, которое не соответствует ни одному значению из справочника СМО г. Москвы, то страховая принадлежность определяется как «Неизвестна».</w:t>
      </w:r>
    </w:p>
    <w:p w14:paraId="06851C46" w14:textId="77777777" w:rsidR="00475DC9" w:rsidRPr="007273C4" w:rsidRDefault="00475DC9" w:rsidP="00475DC9">
      <w:pPr>
        <w:pStyle w:val="3"/>
      </w:pPr>
      <w:bookmarkStart w:id="443" w:name="_Ref402187971"/>
      <w:bookmarkStart w:id="444" w:name="_Toc454389851"/>
      <w:r w:rsidRPr="007273C4">
        <w:t xml:space="preserve">Алгоритм </w:t>
      </w:r>
      <w:bookmarkEnd w:id="443"/>
      <w:r w:rsidRPr="007273C4">
        <w:t>выбора нового прикрепления</w:t>
      </w:r>
      <w:bookmarkEnd w:id="444"/>
    </w:p>
    <w:p w14:paraId="3B9A5F9A" w14:textId="77777777" w:rsidR="00475DC9" w:rsidRPr="007273C4" w:rsidRDefault="00475DC9" w:rsidP="00475DC9">
      <w:r w:rsidRPr="007273C4">
        <w:t xml:space="preserve">В общем случае метод </w:t>
      </w:r>
      <w:proofErr w:type="spellStart"/>
      <w:r w:rsidRPr="007273C4">
        <w:t>getBasicAttachList</w:t>
      </w:r>
      <w:proofErr w:type="spellEnd"/>
      <w:r w:rsidRPr="007273C4">
        <w:t xml:space="preserve"> может для одного застрахованного лица вернуть несколько элементов </w:t>
      </w:r>
      <w:r w:rsidRPr="007273C4">
        <w:rPr>
          <w:b/>
          <w:lang w:val="en-US"/>
        </w:rPr>
        <w:t>attachment</w:t>
      </w:r>
      <w:r w:rsidRPr="007273C4">
        <w:t xml:space="preserve"> (например, один элемент – открепление от прежней МО, другой – прикрепление к </w:t>
      </w:r>
      <w:proofErr w:type="spellStart"/>
      <w:r w:rsidRPr="007273C4">
        <w:t>теущей</w:t>
      </w:r>
      <w:proofErr w:type="spellEnd"/>
      <w:r w:rsidRPr="007273C4">
        <w:t>). В таком случае для однозначного выбора одного элемента должны сойтись условия:</w:t>
      </w:r>
    </w:p>
    <w:p w14:paraId="2C527D4D" w14:textId="77777777" w:rsidR="00475DC9" w:rsidRPr="007273C4" w:rsidRDefault="00475DC9" w:rsidP="00475DC9">
      <w:pPr>
        <w:pStyle w:val="a0"/>
        <w:numPr>
          <w:ilvl w:val="0"/>
          <w:numId w:val="20"/>
        </w:numPr>
      </w:pPr>
      <w:r w:rsidRPr="007273C4">
        <w:t xml:space="preserve">Поле </w:t>
      </w:r>
      <w:proofErr w:type="spellStart"/>
      <w:r w:rsidRPr="007273C4">
        <w:rPr>
          <w:b/>
          <w:lang w:val="en-US"/>
        </w:rPr>
        <w:t>mainLpuIdAttach</w:t>
      </w:r>
      <w:proofErr w:type="spellEnd"/>
      <w:r w:rsidRPr="007273C4">
        <w:t xml:space="preserve"> соответствует текущей выбранной МО.</w:t>
      </w:r>
    </w:p>
    <w:p w14:paraId="739DAB17" w14:textId="77777777" w:rsidR="00475DC9" w:rsidRPr="007273C4" w:rsidRDefault="00475DC9" w:rsidP="00475DC9">
      <w:pPr>
        <w:pStyle w:val="a0"/>
        <w:numPr>
          <w:ilvl w:val="0"/>
          <w:numId w:val="20"/>
        </w:numPr>
      </w:pPr>
      <w:r w:rsidRPr="007273C4">
        <w:lastRenderedPageBreak/>
        <w:t xml:space="preserve">Поле </w:t>
      </w:r>
      <w:proofErr w:type="spellStart"/>
      <w:r w:rsidRPr="007273C4">
        <w:rPr>
          <w:b/>
          <w:lang w:val="en-US"/>
        </w:rPr>
        <w:t>dateFromAttach</w:t>
      </w:r>
      <w:proofErr w:type="spellEnd"/>
      <w:r w:rsidRPr="007273C4">
        <w:rPr>
          <w:b/>
        </w:rPr>
        <w:t xml:space="preserve"> </w:t>
      </w:r>
      <w:r w:rsidRPr="007273C4">
        <w:t>в пределах отчетного периода;</w:t>
      </w:r>
    </w:p>
    <w:p w14:paraId="02B9936F" w14:textId="77777777" w:rsidR="00475DC9" w:rsidRPr="007273C4" w:rsidRDefault="00475DC9" w:rsidP="00475DC9">
      <w:pPr>
        <w:pStyle w:val="a0"/>
        <w:numPr>
          <w:ilvl w:val="0"/>
          <w:numId w:val="20"/>
        </w:numPr>
      </w:pPr>
      <w:r w:rsidRPr="007273C4">
        <w:t xml:space="preserve">Поле </w:t>
      </w:r>
      <w:proofErr w:type="spellStart"/>
      <w:r w:rsidRPr="007273C4">
        <w:rPr>
          <w:b/>
          <w:lang w:val="en-US"/>
        </w:rPr>
        <w:t>isActual</w:t>
      </w:r>
      <w:proofErr w:type="spellEnd"/>
      <w:r w:rsidRPr="007273C4">
        <w:t xml:space="preserve"> = </w:t>
      </w:r>
      <w:r w:rsidRPr="007273C4">
        <w:rPr>
          <w:lang w:val="en-US"/>
        </w:rPr>
        <w:t>true</w:t>
      </w:r>
      <w:r w:rsidRPr="007273C4">
        <w:t>.</w:t>
      </w:r>
    </w:p>
    <w:p w14:paraId="2459C964" w14:textId="77777777" w:rsidR="00475DC9" w:rsidRPr="007273C4" w:rsidRDefault="00475DC9" w:rsidP="00475DC9">
      <w:r w:rsidRPr="007273C4">
        <w:t xml:space="preserve">Если встретятся несколько элементов, которые удовлетворили данным критериям, то нужно выбрать один, у которого значение </w:t>
      </w:r>
      <w:proofErr w:type="spellStart"/>
      <w:r w:rsidRPr="007273C4">
        <w:rPr>
          <w:b/>
          <w:lang w:val="en-US"/>
        </w:rPr>
        <w:t>dateFromAttach</w:t>
      </w:r>
      <w:proofErr w:type="spellEnd"/>
      <w:r w:rsidRPr="007273C4">
        <w:rPr>
          <w:b/>
        </w:rPr>
        <w:t xml:space="preserve"> </w:t>
      </w:r>
      <w:r w:rsidRPr="007273C4">
        <w:t>наименьшее.</w:t>
      </w:r>
    </w:p>
    <w:p w14:paraId="238FC06C" w14:textId="77777777" w:rsidR="00475DC9" w:rsidRPr="007273C4" w:rsidRDefault="00475DC9" w:rsidP="00475DC9"/>
    <w:p w14:paraId="66376C65" w14:textId="004A01F4" w:rsidR="00475DC9" w:rsidRPr="007273C4" w:rsidRDefault="00475DC9" w:rsidP="00475DC9">
      <w:pPr>
        <w:pStyle w:val="1"/>
      </w:pPr>
      <w:bookmarkStart w:id="445" w:name="_Ref399762465"/>
      <w:bookmarkStart w:id="446" w:name="_Toc454389852"/>
      <w:r w:rsidRPr="007273C4">
        <w:t>Формирование и отправка посылок в СМО (</w:t>
      </w:r>
      <w:r w:rsidRPr="007273C4">
        <w:fldChar w:fldCharType="begin"/>
      </w:r>
      <w:r w:rsidRPr="007273C4">
        <w:instrText xml:space="preserve"> REF _Ref379277292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FR3</w:t>
      </w:r>
      <w:r w:rsidRPr="007273C4">
        <w:fldChar w:fldCharType="end"/>
      </w:r>
      <w:r w:rsidRPr="007273C4">
        <w:t>4)</w:t>
      </w:r>
      <w:bookmarkEnd w:id="445"/>
      <w:bookmarkEnd w:id="446"/>
    </w:p>
    <w:p w14:paraId="77464EC8" w14:textId="77777777" w:rsidR="00475DC9" w:rsidRPr="007273C4" w:rsidRDefault="00475DC9" w:rsidP="00475DC9">
      <w:pPr>
        <w:pStyle w:val="2"/>
      </w:pPr>
      <w:bookmarkStart w:id="447" w:name="_Toc454389853"/>
      <w:r w:rsidRPr="007273C4">
        <w:t>Макет экрана</w:t>
      </w:r>
      <w:bookmarkEnd w:id="447"/>
    </w:p>
    <w:p w14:paraId="5F4944AB" w14:textId="3239A3BD" w:rsidR="00475DC9" w:rsidRPr="007273C4" w:rsidRDefault="00475DC9" w:rsidP="00475DC9">
      <w:r w:rsidRPr="007273C4">
        <w:t>Используется экран, описанный в п.</w:t>
      </w:r>
      <w:r w:rsidRPr="007273C4">
        <w:rPr>
          <w:lang w:val="en-US"/>
        </w:rPr>
        <w:fldChar w:fldCharType="begin"/>
      </w:r>
      <w:r w:rsidRPr="007273C4">
        <w:instrText xml:space="preserve"> REF _Ref399753899 \r \h </w:instrText>
      </w:r>
      <w:r w:rsidR="005C5966" w:rsidRPr="007273C4">
        <w:instrText xml:space="preserve"> \* </w:instrText>
      </w:r>
      <w:r w:rsidR="005C5966" w:rsidRPr="007273C4">
        <w:rPr>
          <w:lang w:val="en-US"/>
        </w:rPr>
        <w:instrText>MERGEFORMAT</w:instrText>
      </w:r>
      <w:r w:rsidR="005C5966" w:rsidRPr="007273C4">
        <w:instrText xml:space="preserve"> </w:instrText>
      </w:r>
      <w:r w:rsidRPr="007273C4">
        <w:rPr>
          <w:lang w:val="en-US"/>
        </w:rPr>
      </w:r>
      <w:r w:rsidRPr="007273C4">
        <w:rPr>
          <w:lang w:val="en-US"/>
        </w:rPr>
        <w:fldChar w:fldCharType="separate"/>
      </w:r>
      <w:r w:rsidR="00887A96">
        <w:t>3.1.1</w:t>
      </w:r>
      <w:r w:rsidRPr="007273C4">
        <w:rPr>
          <w:lang w:val="en-US"/>
        </w:rPr>
        <w:fldChar w:fldCharType="end"/>
      </w:r>
      <w:r w:rsidRPr="007273C4">
        <w:t>.</w:t>
      </w:r>
    </w:p>
    <w:p w14:paraId="18DC3142" w14:textId="77777777" w:rsidR="00475DC9" w:rsidRPr="007273C4" w:rsidRDefault="00475DC9" w:rsidP="00475DC9">
      <w:pPr>
        <w:rPr>
          <w:lang w:val="en-US"/>
        </w:rPr>
      </w:pPr>
    </w:p>
    <w:p w14:paraId="525A8259" w14:textId="77777777" w:rsidR="00475DC9" w:rsidRPr="007273C4" w:rsidRDefault="00475DC9" w:rsidP="00475DC9">
      <w:pPr>
        <w:pStyle w:val="3"/>
      </w:pPr>
      <w:bookmarkStart w:id="448" w:name="_Ref410141441"/>
      <w:bookmarkStart w:id="449" w:name="_Toc454389854"/>
      <w:r w:rsidRPr="007273C4">
        <w:t>Функциональные кнопки</w:t>
      </w:r>
      <w:bookmarkEnd w:id="448"/>
      <w:bookmarkEnd w:id="449"/>
    </w:p>
    <w:p w14:paraId="76C10BFA" w14:textId="5D5FCFDD" w:rsidR="00DE3889" w:rsidRDefault="00A625F8" w:rsidP="00EB65A4">
      <w:r w:rsidRPr="007273C4">
        <w:t>Гиперссылка «Отправить»</w:t>
      </w:r>
      <w:r w:rsidR="00475DC9" w:rsidRPr="007273C4">
        <w:t xml:space="preserve"> – формирование и отправка ИП с реестром сведений об изменениях в прикреплениях, </w:t>
      </w:r>
      <w:proofErr w:type="gramStart"/>
      <w:r w:rsidR="00475DC9" w:rsidRPr="007273C4">
        <w:t>адресованной</w:t>
      </w:r>
      <w:proofErr w:type="gramEnd"/>
      <w:r w:rsidR="00475DC9" w:rsidRPr="007273C4">
        <w:t xml:space="preserve"> определенной СМО.</w:t>
      </w:r>
      <w:r w:rsidRPr="007273C4">
        <w:t xml:space="preserve"> </w:t>
      </w:r>
      <w:r w:rsidR="00B655E9" w:rsidRPr="007273C4">
        <w:t>Гиперссылка м</w:t>
      </w:r>
      <w:r w:rsidR="00DE3889" w:rsidRPr="007273C4">
        <w:t xml:space="preserve">еняет свое название в зависимости от статуса </w:t>
      </w:r>
      <w:proofErr w:type="spellStart"/>
      <w:r w:rsidR="00DE3889" w:rsidRPr="007273C4">
        <w:rPr>
          <w:b/>
          <w:lang w:val="en-US"/>
        </w:rPr>
        <w:t>spu</w:t>
      </w:r>
      <w:proofErr w:type="spellEnd"/>
      <w:r w:rsidR="00DE3889" w:rsidRPr="007273C4">
        <w:rPr>
          <w:b/>
        </w:rPr>
        <w:t>_</w:t>
      </w:r>
      <w:proofErr w:type="spellStart"/>
      <w:r w:rsidR="00DE3889" w:rsidRPr="007273C4">
        <w:rPr>
          <w:b/>
          <w:lang w:val="en-US"/>
        </w:rPr>
        <w:t>erz</w:t>
      </w:r>
      <w:proofErr w:type="spellEnd"/>
      <w:r w:rsidR="00DE3889" w:rsidRPr="007273C4">
        <w:rPr>
          <w:b/>
        </w:rPr>
        <w:t>_</w:t>
      </w:r>
      <w:r w:rsidR="00DE3889" w:rsidRPr="007273C4">
        <w:rPr>
          <w:b/>
          <w:lang w:val="en-US"/>
        </w:rPr>
        <w:t>attachments</w:t>
      </w:r>
      <w:r w:rsidR="00DE3889" w:rsidRPr="007273C4">
        <w:rPr>
          <w:b/>
        </w:rPr>
        <w:t>_</w:t>
      </w:r>
      <w:r w:rsidR="00DE3889" w:rsidRPr="007273C4">
        <w:rPr>
          <w:b/>
          <w:lang w:val="en-US"/>
        </w:rPr>
        <w:t>session</w:t>
      </w:r>
      <w:r w:rsidR="00DE3889" w:rsidRPr="007273C4">
        <w:rPr>
          <w:b/>
        </w:rPr>
        <w:t>_</w:t>
      </w:r>
      <w:r w:rsidR="00DE3889" w:rsidRPr="007273C4">
        <w:rPr>
          <w:b/>
          <w:lang w:val="en-US"/>
        </w:rPr>
        <w:t>payer</w:t>
      </w:r>
      <w:r w:rsidR="00DE3889" w:rsidRPr="007273C4">
        <w:rPr>
          <w:b/>
        </w:rPr>
        <w:t xml:space="preserve"> </w:t>
      </w:r>
      <w:r w:rsidR="002A31DA">
        <w:t xml:space="preserve">и от </w:t>
      </w:r>
      <w:r w:rsidR="002A31DA" w:rsidRPr="004C6E58">
        <w:t>текущей</w:t>
      </w:r>
      <w:r w:rsidR="002A31DA">
        <w:t xml:space="preserve"> даты.  </w:t>
      </w:r>
    </w:p>
    <w:p w14:paraId="72936EA5" w14:textId="551E3320" w:rsidR="004C6E58" w:rsidRPr="007273C4" w:rsidRDefault="004C6E58" w:rsidP="00EB65A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6"/>
        <w:gridCol w:w="3478"/>
        <w:gridCol w:w="3478"/>
      </w:tblGrid>
      <w:tr w:rsidR="00C83222" w:rsidRPr="007273C4" w14:paraId="63C0BB5C" w14:textId="5F138B3D" w:rsidTr="00FB1F8E">
        <w:trPr>
          <w:tblHeader/>
        </w:trPr>
        <w:tc>
          <w:tcPr>
            <w:tcW w:w="0" w:type="auto"/>
            <w:shd w:val="clear" w:color="auto" w:fill="D9D9D9" w:themeFill="background1" w:themeFillShade="D9"/>
          </w:tcPr>
          <w:p w14:paraId="4F21EEBF" w14:textId="77777777" w:rsidR="00C83222" w:rsidRPr="007273C4" w:rsidRDefault="00C83222" w:rsidP="00BA65D5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</w:rPr>
              <w:t>Текущий статус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63D0FE82" w14:textId="3FB63C5C" w:rsidR="00C83222" w:rsidRPr="007273C4" w:rsidRDefault="00C83222" w:rsidP="00C83222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>
              <w:rPr>
                <w:b/>
              </w:rPr>
              <w:t>Отображение</w:t>
            </w:r>
            <w:r w:rsidRPr="007273C4">
              <w:rPr>
                <w:b/>
              </w:rPr>
              <w:t xml:space="preserve"> гиперссылки</w:t>
            </w:r>
            <w:r>
              <w:rPr>
                <w:b/>
              </w:rPr>
              <w:t>, доступной для пользователя</w:t>
            </w:r>
          </w:p>
        </w:tc>
        <w:tc>
          <w:tcPr>
            <w:tcW w:w="3478" w:type="dxa"/>
            <w:shd w:val="clear" w:color="auto" w:fill="D9D9D9" w:themeFill="background1" w:themeFillShade="D9"/>
          </w:tcPr>
          <w:p w14:paraId="0BD1859F" w14:textId="67A93CE8" w:rsidR="00C83222" w:rsidRPr="007273C4" w:rsidRDefault="00C83222" w:rsidP="00BA65D5">
            <w:pPr>
              <w:keepNext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Отображение гиперссылки, доступной для администратора*</w:t>
            </w:r>
          </w:p>
        </w:tc>
      </w:tr>
      <w:tr w:rsidR="00C83222" w:rsidRPr="007273C4" w14:paraId="6A939252" w14:textId="7FFFCBCC" w:rsidTr="00FB1F8E">
        <w:tc>
          <w:tcPr>
            <w:tcW w:w="0" w:type="auto"/>
            <w:shd w:val="clear" w:color="auto" w:fill="auto"/>
          </w:tcPr>
          <w:p w14:paraId="73E0951B" w14:textId="77777777" w:rsidR="00C83222" w:rsidRPr="007273C4" w:rsidRDefault="00C83222" w:rsidP="00BA65D5">
            <w:r w:rsidRPr="007273C4">
              <w:t>Готово к отправке</w:t>
            </w:r>
          </w:p>
        </w:tc>
        <w:tc>
          <w:tcPr>
            <w:tcW w:w="3478" w:type="dxa"/>
            <w:shd w:val="clear" w:color="auto" w:fill="auto"/>
          </w:tcPr>
          <w:p w14:paraId="09C5211A" w14:textId="277FB3EA" w:rsidR="00C83222" w:rsidRPr="007273C4" w:rsidRDefault="00C83222" w:rsidP="006B149D">
            <w:pPr>
              <w:jc w:val="left"/>
            </w:pPr>
            <w:r w:rsidRPr="007273C4">
              <w:t>Отправить</w:t>
            </w:r>
          </w:p>
        </w:tc>
        <w:tc>
          <w:tcPr>
            <w:tcW w:w="3478" w:type="dxa"/>
          </w:tcPr>
          <w:p w14:paraId="133A434E" w14:textId="77777777" w:rsidR="00C83222" w:rsidRPr="007273C4" w:rsidRDefault="00C83222" w:rsidP="006B149D">
            <w:pPr>
              <w:jc w:val="left"/>
            </w:pPr>
          </w:p>
        </w:tc>
      </w:tr>
      <w:tr w:rsidR="00C83222" w:rsidRPr="007273C4" w14:paraId="3B647F7A" w14:textId="3D34B3EB" w:rsidTr="00FB1F8E">
        <w:tc>
          <w:tcPr>
            <w:tcW w:w="0" w:type="auto"/>
            <w:shd w:val="clear" w:color="auto" w:fill="auto"/>
          </w:tcPr>
          <w:p w14:paraId="3A61569D" w14:textId="4015AA58" w:rsidR="00C83222" w:rsidRPr="007273C4" w:rsidRDefault="00C83222" w:rsidP="00BA65D5">
            <w:r w:rsidRPr="007273C4">
              <w:t>Формирование ИП</w:t>
            </w:r>
          </w:p>
        </w:tc>
        <w:tc>
          <w:tcPr>
            <w:tcW w:w="3478" w:type="dxa"/>
            <w:shd w:val="clear" w:color="auto" w:fill="auto"/>
          </w:tcPr>
          <w:p w14:paraId="4344A46B" w14:textId="4D365E8D" w:rsidR="00C83222" w:rsidRPr="007273C4" w:rsidRDefault="00C83222" w:rsidP="00C42510">
            <w:pPr>
              <w:jc w:val="left"/>
            </w:pPr>
          </w:p>
        </w:tc>
        <w:tc>
          <w:tcPr>
            <w:tcW w:w="3478" w:type="dxa"/>
          </w:tcPr>
          <w:p w14:paraId="29E71B22" w14:textId="5B3B18A6" w:rsidR="00C83222" w:rsidRPr="007273C4" w:rsidRDefault="00C83222" w:rsidP="00C42510">
            <w:pPr>
              <w:jc w:val="left"/>
            </w:pPr>
            <w:r w:rsidRPr="007273C4">
              <w:t>Отмена</w:t>
            </w:r>
          </w:p>
        </w:tc>
      </w:tr>
      <w:tr w:rsidR="00C83222" w:rsidRPr="007273C4" w14:paraId="5DC464E1" w14:textId="2208BC3F" w:rsidTr="00FB1F8E">
        <w:tc>
          <w:tcPr>
            <w:tcW w:w="0" w:type="auto"/>
            <w:shd w:val="clear" w:color="auto" w:fill="auto"/>
          </w:tcPr>
          <w:p w14:paraId="197B46A9" w14:textId="77777777" w:rsidR="00C83222" w:rsidRPr="007273C4" w:rsidRDefault="00C83222" w:rsidP="00BA65D5">
            <w:r w:rsidRPr="007273C4">
              <w:t>Отправка ИП</w:t>
            </w:r>
          </w:p>
        </w:tc>
        <w:tc>
          <w:tcPr>
            <w:tcW w:w="3478" w:type="dxa"/>
            <w:shd w:val="clear" w:color="auto" w:fill="auto"/>
          </w:tcPr>
          <w:p w14:paraId="295284FB" w14:textId="39D62BDA" w:rsidR="00C83222" w:rsidRPr="007273C4" w:rsidRDefault="00C83222" w:rsidP="00B11A84">
            <w:pPr>
              <w:jc w:val="left"/>
            </w:pPr>
          </w:p>
        </w:tc>
        <w:tc>
          <w:tcPr>
            <w:tcW w:w="3478" w:type="dxa"/>
          </w:tcPr>
          <w:p w14:paraId="442A8F02" w14:textId="052D809C" w:rsidR="00C83222" w:rsidRPr="007273C4" w:rsidRDefault="00C83222" w:rsidP="00B11A84">
            <w:pPr>
              <w:jc w:val="left"/>
            </w:pPr>
            <w:r w:rsidRPr="007273C4">
              <w:t>Отмена</w:t>
            </w:r>
          </w:p>
        </w:tc>
      </w:tr>
      <w:tr w:rsidR="00C83222" w:rsidRPr="007273C4" w14:paraId="0E205218" w14:textId="2FBD1C90" w:rsidTr="00FB1F8E">
        <w:tc>
          <w:tcPr>
            <w:tcW w:w="0" w:type="auto"/>
            <w:shd w:val="clear" w:color="auto" w:fill="auto"/>
          </w:tcPr>
          <w:p w14:paraId="525EE175" w14:textId="77777777" w:rsidR="00C83222" w:rsidRPr="007273C4" w:rsidRDefault="00C83222" w:rsidP="00BA65D5">
            <w:r w:rsidRPr="007273C4">
              <w:t>Ожидание подтверждения</w:t>
            </w:r>
          </w:p>
        </w:tc>
        <w:tc>
          <w:tcPr>
            <w:tcW w:w="3478" w:type="dxa"/>
            <w:shd w:val="clear" w:color="auto" w:fill="auto"/>
          </w:tcPr>
          <w:p w14:paraId="1CFC178E" w14:textId="685D21DC" w:rsidR="00C83222" w:rsidRPr="007273C4" w:rsidRDefault="00C83222" w:rsidP="00BA65D5">
            <w:pPr>
              <w:jc w:val="left"/>
            </w:pPr>
          </w:p>
        </w:tc>
        <w:tc>
          <w:tcPr>
            <w:tcW w:w="3478" w:type="dxa"/>
          </w:tcPr>
          <w:p w14:paraId="04FD9C2E" w14:textId="3DAB8E27" w:rsidR="00C83222" w:rsidRPr="007273C4" w:rsidRDefault="00C83222" w:rsidP="00BA65D5">
            <w:pPr>
              <w:jc w:val="left"/>
            </w:pPr>
            <w:r w:rsidRPr="007273C4">
              <w:t>Отмена</w:t>
            </w:r>
          </w:p>
        </w:tc>
      </w:tr>
      <w:tr w:rsidR="00C83222" w:rsidRPr="007273C4" w14:paraId="606ECF2A" w14:textId="105D385A" w:rsidTr="00FB1F8E">
        <w:tc>
          <w:tcPr>
            <w:tcW w:w="0" w:type="auto"/>
            <w:shd w:val="clear" w:color="auto" w:fill="auto"/>
          </w:tcPr>
          <w:p w14:paraId="08FA1C58" w14:textId="77777777" w:rsidR="00C83222" w:rsidRPr="007273C4" w:rsidRDefault="00C83222" w:rsidP="00BA65D5">
            <w:r w:rsidRPr="007273C4">
              <w:t>Получено СМО</w:t>
            </w:r>
          </w:p>
        </w:tc>
        <w:tc>
          <w:tcPr>
            <w:tcW w:w="3478" w:type="dxa"/>
            <w:shd w:val="clear" w:color="auto" w:fill="auto"/>
          </w:tcPr>
          <w:p w14:paraId="7E1E033A" w14:textId="57E8E2B1" w:rsidR="00C83222" w:rsidRPr="007273C4" w:rsidRDefault="00C83222" w:rsidP="00BA65D5">
            <w:pPr>
              <w:jc w:val="left"/>
            </w:pPr>
          </w:p>
        </w:tc>
        <w:tc>
          <w:tcPr>
            <w:tcW w:w="3478" w:type="dxa"/>
          </w:tcPr>
          <w:p w14:paraId="63478B8A" w14:textId="797951D2" w:rsidR="00C83222" w:rsidRPr="007273C4" w:rsidRDefault="00C83222" w:rsidP="00BA65D5">
            <w:pPr>
              <w:jc w:val="left"/>
            </w:pPr>
            <w:r w:rsidRPr="007273C4">
              <w:t>Отмена</w:t>
            </w:r>
          </w:p>
        </w:tc>
      </w:tr>
      <w:tr w:rsidR="00C83222" w:rsidRPr="007273C4" w14:paraId="3C331183" w14:textId="4AC12BD6" w:rsidTr="00FB1F8E">
        <w:tc>
          <w:tcPr>
            <w:tcW w:w="0" w:type="auto"/>
            <w:shd w:val="clear" w:color="auto" w:fill="auto"/>
          </w:tcPr>
          <w:p w14:paraId="160E6B48" w14:textId="77777777" w:rsidR="00C83222" w:rsidRPr="007273C4" w:rsidRDefault="00C83222" w:rsidP="00BA65D5">
            <w:r w:rsidRPr="007273C4">
              <w:t>Получен ответ</w:t>
            </w:r>
          </w:p>
        </w:tc>
        <w:tc>
          <w:tcPr>
            <w:tcW w:w="3478" w:type="dxa"/>
            <w:shd w:val="clear" w:color="auto" w:fill="auto"/>
          </w:tcPr>
          <w:p w14:paraId="423667A6" w14:textId="4353F5F6" w:rsidR="00C83222" w:rsidRPr="007273C4" w:rsidRDefault="00C83222" w:rsidP="008D2570">
            <w:pPr>
              <w:jc w:val="left"/>
            </w:pPr>
            <w:r>
              <w:t>Отменить результат</w:t>
            </w:r>
          </w:p>
        </w:tc>
        <w:tc>
          <w:tcPr>
            <w:tcW w:w="3478" w:type="dxa"/>
          </w:tcPr>
          <w:p w14:paraId="6FBB907F" w14:textId="77777777" w:rsidR="00C83222" w:rsidRDefault="00C83222" w:rsidP="008D2570">
            <w:pPr>
              <w:jc w:val="left"/>
            </w:pPr>
          </w:p>
        </w:tc>
      </w:tr>
      <w:tr w:rsidR="00C83222" w:rsidRPr="007273C4" w14:paraId="37F84E54" w14:textId="09A35D96" w:rsidTr="00FB1F8E">
        <w:tc>
          <w:tcPr>
            <w:tcW w:w="0" w:type="auto"/>
            <w:shd w:val="clear" w:color="auto" w:fill="auto"/>
          </w:tcPr>
          <w:p w14:paraId="19AFAF41" w14:textId="611C487F" w:rsidR="00C83222" w:rsidRPr="007273C4" w:rsidRDefault="00E07404" w:rsidP="00E07404">
            <w:r>
              <w:t>Получен ответ*</w:t>
            </w:r>
          </w:p>
        </w:tc>
        <w:tc>
          <w:tcPr>
            <w:tcW w:w="3478" w:type="dxa"/>
            <w:shd w:val="clear" w:color="auto" w:fill="auto"/>
          </w:tcPr>
          <w:p w14:paraId="03E309B6" w14:textId="1516155E" w:rsidR="00C83222" w:rsidRPr="007273C4" w:rsidRDefault="00115813" w:rsidP="008D2570">
            <w:pPr>
              <w:jc w:val="left"/>
            </w:pPr>
            <w:r>
              <w:t>Отменить результат</w:t>
            </w:r>
          </w:p>
        </w:tc>
        <w:tc>
          <w:tcPr>
            <w:tcW w:w="3478" w:type="dxa"/>
          </w:tcPr>
          <w:p w14:paraId="5B4A0A4C" w14:textId="77777777" w:rsidR="00C83222" w:rsidRDefault="00C83222" w:rsidP="008D2570">
            <w:pPr>
              <w:jc w:val="left"/>
            </w:pPr>
          </w:p>
        </w:tc>
      </w:tr>
      <w:tr w:rsidR="00C83222" w:rsidRPr="007273C4" w14:paraId="7196C832" w14:textId="4279F866" w:rsidTr="00FB1F8E">
        <w:tc>
          <w:tcPr>
            <w:tcW w:w="0" w:type="auto"/>
            <w:shd w:val="clear" w:color="auto" w:fill="auto"/>
          </w:tcPr>
          <w:p w14:paraId="0E33B000" w14:textId="77777777" w:rsidR="00C83222" w:rsidRPr="007273C4" w:rsidRDefault="00C83222" w:rsidP="00BA65D5">
            <w:r w:rsidRPr="007273C4">
              <w:t>Ошибка отправки</w:t>
            </w:r>
          </w:p>
        </w:tc>
        <w:tc>
          <w:tcPr>
            <w:tcW w:w="3478" w:type="dxa"/>
            <w:shd w:val="clear" w:color="auto" w:fill="auto"/>
          </w:tcPr>
          <w:p w14:paraId="6FF3A891" w14:textId="7F3F7C48" w:rsidR="00C83222" w:rsidRPr="007273C4" w:rsidRDefault="00E220DC" w:rsidP="008D2570">
            <w:pPr>
              <w:jc w:val="left"/>
            </w:pPr>
            <w:r>
              <w:t>Отправить повторно</w:t>
            </w:r>
          </w:p>
        </w:tc>
        <w:tc>
          <w:tcPr>
            <w:tcW w:w="3478" w:type="dxa"/>
          </w:tcPr>
          <w:p w14:paraId="5C3B4562" w14:textId="77777777" w:rsidR="00C83222" w:rsidRDefault="00C83222" w:rsidP="008D2570">
            <w:pPr>
              <w:jc w:val="left"/>
            </w:pPr>
          </w:p>
        </w:tc>
      </w:tr>
      <w:tr w:rsidR="00C83222" w:rsidRPr="007273C4" w14:paraId="6BFEF042" w14:textId="68E1A2C1" w:rsidTr="00FB1F8E">
        <w:tc>
          <w:tcPr>
            <w:tcW w:w="0" w:type="auto"/>
            <w:shd w:val="clear" w:color="auto" w:fill="auto"/>
          </w:tcPr>
          <w:p w14:paraId="408B1A3A" w14:textId="77777777" w:rsidR="00C83222" w:rsidRPr="007273C4" w:rsidRDefault="00C83222" w:rsidP="00BA65D5">
            <w:r w:rsidRPr="007273C4">
              <w:t>Ошибка получения ИП</w:t>
            </w:r>
          </w:p>
        </w:tc>
        <w:tc>
          <w:tcPr>
            <w:tcW w:w="3478" w:type="dxa"/>
            <w:shd w:val="clear" w:color="auto" w:fill="auto"/>
          </w:tcPr>
          <w:p w14:paraId="337A0AD9" w14:textId="418FCF04" w:rsidR="00C83222" w:rsidRPr="007273C4" w:rsidRDefault="004510BD" w:rsidP="006B149D">
            <w:pPr>
              <w:jc w:val="left"/>
            </w:pPr>
            <w:r>
              <w:t>Отправить повторно</w:t>
            </w:r>
          </w:p>
        </w:tc>
        <w:tc>
          <w:tcPr>
            <w:tcW w:w="3478" w:type="dxa"/>
          </w:tcPr>
          <w:p w14:paraId="332DC45E" w14:textId="77777777" w:rsidR="00C83222" w:rsidRDefault="00C83222" w:rsidP="006B149D">
            <w:pPr>
              <w:jc w:val="left"/>
            </w:pPr>
          </w:p>
        </w:tc>
      </w:tr>
      <w:tr w:rsidR="00ED0FDB" w:rsidRPr="007273C4" w14:paraId="025095F3" w14:textId="77777777" w:rsidTr="00FB1F8E">
        <w:tc>
          <w:tcPr>
            <w:tcW w:w="0" w:type="auto"/>
            <w:shd w:val="clear" w:color="auto" w:fill="auto"/>
          </w:tcPr>
          <w:p w14:paraId="1B0A526D" w14:textId="2516D91B" w:rsidR="00ED0FDB" w:rsidRPr="007273C4" w:rsidRDefault="00ED0FDB" w:rsidP="00BA65D5">
            <w:r>
              <w:t xml:space="preserve">Ошибка при </w:t>
            </w:r>
            <w:proofErr w:type="spellStart"/>
            <w:r>
              <w:t>формровании</w:t>
            </w:r>
            <w:proofErr w:type="spellEnd"/>
            <w:r>
              <w:t xml:space="preserve"> ИП</w:t>
            </w:r>
          </w:p>
        </w:tc>
        <w:tc>
          <w:tcPr>
            <w:tcW w:w="3478" w:type="dxa"/>
            <w:shd w:val="clear" w:color="auto" w:fill="auto"/>
          </w:tcPr>
          <w:p w14:paraId="7608D039" w14:textId="198E276F" w:rsidR="00ED0FDB" w:rsidDel="004510BD" w:rsidRDefault="00ED0FDB" w:rsidP="006B149D">
            <w:pPr>
              <w:jc w:val="left"/>
            </w:pPr>
            <w:r>
              <w:t>Отправить повторно</w:t>
            </w:r>
          </w:p>
        </w:tc>
        <w:tc>
          <w:tcPr>
            <w:tcW w:w="3478" w:type="dxa"/>
          </w:tcPr>
          <w:p w14:paraId="4B29167D" w14:textId="77777777" w:rsidR="00ED0FDB" w:rsidRDefault="00ED0FDB" w:rsidP="006B149D">
            <w:pPr>
              <w:jc w:val="left"/>
            </w:pPr>
          </w:p>
        </w:tc>
      </w:tr>
      <w:tr w:rsidR="00C83222" w:rsidRPr="007273C4" w14:paraId="762CE26C" w14:textId="7DD32675" w:rsidTr="00FB1F8E">
        <w:tc>
          <w:tcPr>
            <w:tcW w:w="0" w:type="auto"/>
            <w:shd w:val="clear" w:color="auto" w:fill="auto"/>
          </w:tcPr>
          <w:p w14:paraId="2E54147B" w14:textId="6C1BCF9D" w:rsidR="00C83222" w:rsidRPr="007273C4" w:rsidRDefault="00C83222" w:rsidP="00BA65D5">
            <w:r w:rsidRPr="007273C4">
              <w:t>Отменено</w:t>
            </w:r>
          </w:p>
        </w:tc>
        <w:tc>
          <w:tcPr>
            <w:tcW w:w="3478" w:type="dxa"/>
            <w:shd w:val="clear" w:color="auto" w:fill="auto"/>
          </w:tcPr>
          <w:p w14:paraId="6AA279F0" w14:textId="3E0C995B" w:rsidR="00C83222" w:rsidRPr="007273C4" w:rsidRDefault="00C83222" w:rsidP="008D2570">
            <w:pPr>
              <w:jc w:val="left"/>
            </w:pPr>
            <w:r w:rsidRPr="007273C4">
              <w:t>Отправить</w:t>
            </w:r>
          </w:p>
        </w:tc>
        <w:tc>
          <w:tcPr>
            <w:tcW w:w="3478" w:type="dxa"/>
          </w:tcPr>
          <w:p w14:paraId="28774E51" w14:textId="77777777" w:rsidR="00C83222" w:rsidRPr="007273C4" w:rsidRDefault="00C83222" w:rsidP="008D2570">
            <w:pPr>
              <w:jc w:val="left"/>
            </w:pPr>
          </w:p>
        </w:tc>
      </w:tr>
    </w:tbl>
    <w:p w14:paraId="258F2B43" w14:textId="06BDB152" w:rsidR="00C83222" w:rsidRDefault="00C83222" w:rsidP="004F6A47">
      <w:pPr>
        <w:jc w:val="left"/>
      </w:pPr>
      <w:r>
        <w:t>* Гиперссылки пользователя также отображаются администратору.</w:t>
      </w:r>
    </w:p>
    <w:p w14:paraId="19B857AD" w14:textId="77777777" w:rsidR="00C83222" w:rsidRDefault="00C83222" w:rsidP="004F6A47">
      <w:pPr>
        <w:jc w:val="left"/>
      </w:pPr>
    </w:p>
    <w:p w14:paraId="12405172" w14:textId="57E8B690" w:rsidR="006B149D" w:rsidRDefault="004F6A47" w:rsidP="004F6A47">
      <w:pPr>
        <w:jc w:val="left"/>
      </w:pPr>
      <w:r>
        <w:lastRenderedPageBreak/>
        <w:t xml:space="preserve">Все перечисленные </w:t>
      </w:r>
      <w:proofErr w:type="spellStart"/>
      <w:r>
        <w:t>гиперрсылки</w:t>
      </w:r>
      <w:proofErr w:type="spellEnd"/>
      <w:r>
        <w:t xml:space="preserve"> отображаются только с </w:t>
      </w:r>
      <w:r>
        <w:rPr>
          <w:lang w:val="en-US"/>
        </w:rPr>
        <w:t>X</w:t>
      </w:r>
      <w:r>
        <w:t xml:space="preserve"> по </w:t>
      </w:r>
      <w:r>
        <w:rPr>
          <w:lang w:val="en-US"/>
        </w:rPr>
        <w:t>Y</w:t>
      </w:r>
      <w:r>
        <w:t xml:space="preserve"> число </w:t>
      </w:r>
      <w:r w:rsidR="00EB736D">
        <w:t xml:space="preserve">текущего </w:t>
      </w:r>
      <w:r>
        <w:t>месяца</w:t>
      </w:r>
      <w:r w:rsidR="009D7084">
        <w:t xml:space="preserve"> (при условии, что текущий месяц совпадает с </w:t>
      </w:r>
      <w:proofErr w:type="gramStart"/>
      <w:r w:rsidR="009D7084">
        <w:t>выбранным</w:t>
      </w:r>
      <w:proofErr w:type="gramEnd"/>
      <w:r w:rsidR="009D7084">
        <w:t xml:space="preserve"> отчетным)</w:t>
      </w:r>
      <w:r>
        <w:t xml:space="preserve">. В остальные даты </w:t>
      </w:r>
      <w:del w:id="450" w:author="Автор">
        <w:r w:rsidDel="00C0032F">
          <w:delText xml:space="preserve">выводится сообщение «Отправка посылок доступна с </w:delText>
        </w:r>
        <w:r w:rsidDel="00C0032F">
          <w:rPr>
            <w:lang w:val="en-US"/>
          </w:rPr>
          <w:delText>X</w:delText>
        </w:r>
        <w:r w:rsidDel="00C0032F">
          <w:delText xml:space="preserve"> по </w:delText>
        </w:r>
        <w:r w:rsidDel="00C0032F">
          <w:rPr>
            <w:lang w:val="en-US"/>
          </w:rPr>
          <w:delText>Y</w:delText>
        </w:r>
        <w:r w:rsidDel="00C0032F">
          <w:delText xml:space="preserve"> число отчетного месяца». </w:delText>
        </w:r>
        <w:r w:rsidR="006B149D" w:rsidDel="00C0032F">
          <w:rPr>
            <w:lang w:val="en-US"/>
          </w:rPr>
          <w:delText>X</w:delText>
        </w:r>
        <w:r w:rsidR="006B149D" w:rsidRPr="00A763FE" w:rsidDel="00C0032F">
          <w:delText xml:space="preserve"> </w:delText>
        </w:r>
        <w:r w:rsidR="006B149D" w:rsidDel="00C0032F">
          <w:delText xml:space="preserve">и </w:delText>
        </w:r>
        <w:r w:rsidR="006B149D" w:rsidDel="00C0032F">
          <w:rPr>
            <w:lang w:val="en-US"/>
          </w:rPr>
          <w:delText>Y</w:delText>
        </w:r>
        <w:r w:rsidR="006B149D" w:rsidRPr="00A763FE" w:rsidDel="00C0032F">
          <w:delText xml:space="preserve"> – </w:delText>
        </w:r>
        <w:r w:rsidDel="00C0032F">
          <w:delText xml:space="preserve">это </w:delText>
        </w:r>
        <w:r w:rsidR="006B149D" w:rsidDel="00C0032F">
          <w:delText>граничные даты допустимого периода отправки ИП</w:delText>
        </w:r>
      </w:del>
      <w:ins w:id="451" w:author="Автор">
        <w:r w:rsidR="00C0032F">
          <w:t>колонка действия не выводится</w:t>
        </w:r>
      </w:ins>
      <w:r w:rsidR="006B149D">
        <w:t>. Задаются в файле конфигурации (см. ниже).</w:t>
      </w:r>
    </w:p>
    <w:p w14:paraId="44D0B204" w14:textId="1A0D004F" w:rsidR="006B149D" w:rsidRPr="006B149D" w:rsidRDefault="00EB736D" w:rsidP="00475DC9">
      <w:r>
        <w:t>Примеры.</w:t>
      </w:r>
    </w:p>
    <w:p w14:paraId="69A08709" w14:textId="77777777" w:rsidR="00874C3E" w:rsidRDefault="00874C3E" w:rsidP="00874C3E">
      <w:pPr>
        <w:rPr>
          <w:ins w:id="452" w:author="Автор"/>
          <w:i/>
        </w:rPr>
      </w:pPr>
      <w:ins w:id="453" w:author="Автор">
        <w:r w:rsidRPr="00733C9D">
          <w:rPr>
            <w:i/>
          </w:rPr>
          <w:t xml:space="preserve">Сегодня 18-е марта. Настроена </w:t>
        </w:r>
        <w:r>
          <w:rPr>
            <w:i/>
          </w:rPr>
          <w:t xml:space="preserve">разрешенная </w:t>
        </w:r>
        <w:r w:rsidRPr="00733C9D">
          <w:rPr>
            <w:i/>
          </w:rPr>
          <w:t>отправка с 20 по 23</w:t>
        </w:r>
        <w:r>
          <w:rPr>
            <w:i/>
          </w:rPr>
          <w:t xml:space="preserve"> число</w:t>
        </w:r>
        <w:r w:rsidRPr="00733C9D">
          <w:rPr>
            <w:i/>
          </w:rPr>
          <w:t xml:space="preserve">. </w:t>
        </w:r>
        <w:r>
          <w:rPr>
            <w:i/>
          </w:rPr>
          <w:t>Выбран отчетный месяц март. О</w:t>
        </w:r>
        <w:r w:rsidRPr="00733C9D">
          <w:rPr>
            <w:i/>
          </w:rPr>
          <w:t>тображается сообщение «</w:t>
        </w:r>
        <w:r w:rsidRPr="00964D79">
          <w:rPr>
            <w:i/>
          </w:rPr>
          <w:t xml:space="preserve">Прикрепления можно отправлять с </w:t>
        </w:r>
        <w:r>
          <w:rPr>
            <w:i/>
          </w:rPr>
          <w:t>20</w:t>
        </w:r>
        <w:r w:rsidRPr="00964D79">
          <w:rPr>
            <w:i/>
          </w:rPr>
          <w:t xml:space="preserve"> по </w:t>
        </w:r>
        <w:r>
          <w:rPr>
            <w:i/>
          </w:rPr>
          <w:t xml:space="preserve">23 </w:t>
        </w:r>
        <w:r w:rsidRPr="00964D79">
          <w:rPr>
            <w:i/>
          </w:rPr>
          <w:t>число</w:t>
        </w:r>
        <w:r w:rsidRPr="00733C9D">
          <w:rPr>
            <w:i/>
          </w:rPr>
          <w:t xml:space="preserve">». Никаких гиперссылок (кнопок) в этой колонке не отображается. </w:t>
        </w:r>
      </w:ins>
    </w:p>
    <w:p w14:paraId="4E6944ED" w14:textId="08F4FBA0" w:rsidR="00874C3E" w:rsidRPr="00733C9D" w:rsidRDefault="00874C3E" w:rsidP="00874C3E">
      <w:pPr>
        <w:rPr>
          <w:ins w:id="454" w:author="Автор"/>
          <w:i/>
        </w:rPr>
      </w:pPr>
      <w:ins w:id="455" w:author="Автор">
        <w:r w:rsidRPr="00733C9D">
          <w:rPr>
            <w:i/>
          </w:rPr>
          <w:t xml:space="preserve">Сегодня 22-е марта. Настроена </w:t>
        </w:r>
        <w:r>
          <w:rPr>
            <w:i/>
          </w:rPr>
          <w:t xml:space="preserve">разрешенная </w:t>
        </w:r>
        <w:r w:rsidRPr="00733C9D">
          <w:rPr>
            <w:i/>
          </w:rPr>
          <w:t>отправка с 20 по 23</w:t>
        </w:r>
        <w:r>
          <w:rPr>
            <w:i/>
          </w:rPr>
          <w:t xml:space="preserve"> число</w:t>
        </w:r>
        <w:r w:rsidRPr="00733C9D">
          <w:rPr>
            <w:i/>
          </w:rPr>
          <w:t>. Выбран отчетный месяц март. В колонке «Действие» отображаются активные гиперссылки в соответствии со статусом. Выбран отчетный месяц февраль</w:t>
        </w:r>
        <w:proofErr w:type="gramStart"/>
        <w:r w:rsidRPr="00733C9D">
          <w:rPr>
            <w:i/>
          </w:rPr>
          <w:t>.</w:t>
        </w:r>
        <w:proofErr w:type="gramEnd"/>
        <w:r w:rsidRPr="00733C9D">
          <w:rPr>
            <w:i/>
          </w:rPr>
          <w:t xml:space="preserve"> </w:t>
        </w:r>
        <w:del w:id="456" w:author="Автор">
          <w:r w:rsidRPr="00733C9D" w:rsidDel="00CF2EAA">
            <w:rPr>
              <w:i/>
            </w:rPr>
            <w:delText>В колонке «Действие» о</w:delText>
          </w:r>
        </w:del>
        <w:r w:rsidR="00CF2EAA">
          <w:rPr>
            <w:i/>
          </w:rPr>
          <w:t>О</w:t>
        </w:r>
        <w:r w:rsidRPr="00733C9D">
          <w:rPr>
            <w:i/>
          </w:rPr>
          <w:t>тображается сообщение «</w:t>
        </w:r>
        <w:r w:rsidRPr="00964D79">
          <w:rPr>
            <w:i/>
          </w:rPr>
          <w:t>Этот период закончился. Отправить прикрепления нельзя</w:t>
        </w:r>
        <w:r w:rsidRPr="00733C9D">
          <w:rPr>
            <w:i/>
          </w:rPr>
          <w:t>».</w:t>
        </w:r>
      </w:ins>
    </w:p>
    <w:p w14:paraId="0B9D2518" w14:textId="64932929" w:rsidR="00EB736D" w:rsidRPr="00733C9D" w:rsidDel="00874C3E" w:rsidRDefault="00EB736D" w:rsidP="00475DC9">
      <w:pPr>
        <w:rPr>
          <w:del w:id="457" w:author="Автор"/>
          <w:i/>
        </w:rPr>
      </w:pPr>
      <w:del w:id="458" w:author="Автор">
        <w:r w:rsidRPr="00733C9D" w:rsidDel="00874C3E">
          <w:rPr>
            <w:i/>
          </w:rPr>
          <w:delText xml:space="preserve">Сегодня 18-е марта. Настроена </w:delText>
        </w:r>
        <w:r w:rsidR="00A228D9" w:rsidDel="00874C3E">
          <w:rPr>
            <w:i/>
          </w:rPr>
          <w:delText xml:space="preserve">разрешенная </w:delText>
        </w:r>
        <w:r w:rsidRPr="00733C9D" w:rsidDel="00874C3E">
          <w:rPr>
            <w:i/>
          </w:rPr>
          <w:delText>отправка с 20 по 23</w:delText>
        </w:r>
        <w:r w:rsidR="00A228D9" w:rsidDel="00874C3E">
          <w:rPr>
            <w:i/>
          </w:rPr>
          <w:delText xml:space="preserve"> число</w:delText>
        </w:r>
        <w:r w:rsidRPr="00733C9D" w:rsidDel="00874C3E">
          <w:rPr>
            <w:i/>
          </w:rPr>
          <w:delText xml:space="preserve">. </w:delText>
        </w:r>
        <w:r w:rsidR="00A228D9" w:rsidDel="00874C3E">
          <w:rPr>
            <w:i/>
          </w:rPr>
          <w:delText xml:space="preserve">Выбран отчетный месяц март. </w:delText>
        </w:r>
        <w:r w:rsidRPr="00733C9D" w:rsidDel="00874C3E">
          <w:rPr>
            <w:i/>
          </w:rPr>
          <w:delText xml:space="preserve">В колонке «Действие» отображается сообщение «Отправка посылок доступна с 20 по 23 число отчетного месяца». Никаких гиперссылок (кнопок) в этой колонке не отображается. При переключении на любой другой </w:delText>
        </w:r>
        <w:r w:rsidR="00A228D9" w:rsidDel="00874C3E">
          <w:rPr>
            <w:i/>
          </w:rPr>
          <w:delText xml:space="preserve">отчетный </w:delText>
        </w:r>
        <w:r w:rsidRPr="00733C9D" w:rsidDel="00874C3E">
          <w:rPr>
            <w:i/>
          </w:rPr>
          <w:delText>месяц отображается тоже самое сообщение.</w:delText>
        </w:r>
      </w:del>
    </w:p>
    <w:p w14:paraId="26A4C956" w14:textId="178F258E" w:rsidR="00EB736D" w:rsidRPr="00733C9D" w:rsidDel="00874C3E" w:rsidRDefault="00EB736D" w:rsidP="00475DC9">
      <w:pPr>
        <w:rPr>
          <w:del w:id="459" w:author="Автор"/>
          <w:i/>
        </w:rPr>
      </w:pPr>
      <w:del w:id="460" w:author="Автор">
        <w:r w:rsidRPr="00733C9D" w:rsidDel="00874C3E">
          <w:rPr>
            <w:i/>
          </w:rPr>
          <w:delText xml:space="preserve">Сегодня 22-е марта. Настроена </w:delText>
        </w:r>
        <w:r w:rsidR="00A228D9" w:rsidDel="00874C3E">
          <w:rPr>
            <w:i/>
          </w:rPr>
          <w:delText xml:space="preserve">разрешенная </w:delText>
        </w:r>
        <w:r w:rsidRPr="00733C9D" w:rsidDel="00874C3E">
          <w:rPr>
            <w:i/>
          </w:rPr>
          <w:delText>отправка с 20 по 23</w:delText>
        </w:r>
        <w:r w:rsidR="00A228D9" w:rsidDel="00874C3E">
          <w:rPr>
            <w:i/>
          </w:rPr>
          <w:delText xml:space="preserve"> число</w:delText>
        </w:r>
        <w:r w:rsidRPr="00733C9D" w:rsidDel="00874C3E">
          <w:rPr>
            <w:i/>
          </w:rPr>
          <w:delText>. Выбран отчетный месяц март. В колонке «Действие» отображаются активные гиперссылки в соответствии со статусом. Выбран отчетный месяц февраль. В колонке «Действие» отображается сообщение «Отправка посылок доступна с 20 по 23 число отчетного месяца».</w:delText>
        </w:r>
      </w:del>
    </w:p>
    <w:p w14:paraId="0D10165D" w14:textId="77777777" w:rsidR="00EB736D" w:rsidRDefault="00EB736D" w:rsidP="00475DC9"/>
    <w:p w14:paraId="03F15CD5" w14:textId="1C6F3252" w:rsidR="00124914" w:rsidRDefault="004F6A47" w:rsidP="00475DC9">
      <w:r>
        <w:t xml:space="preserve">Гиперссылка </w:t>
      </w:r>
      <w:r w:rsidR="00124914">
        <w:t xml:space="preserve">«Отмена» </w:t>
      </w:r>
      <w:r>
        <w:t xml:space="preserve">доступна </w:t>
      </w:r>
      <w:r w:rsidR="002A55BA">
        <w:t xml:space="preserve">только </w:t>
      </w:r>
      <w:proofErr w:type="spellStart"/>
      <w:r w:rsidR="002A55BA">
        <w:t>по</w:t>
      </w:r>
      <w:bookmarkStart w:id="461" w:name="_GoBack"/>
      <w:bookmarkEnd w:id="461"/>
      <w:r w:rsidR="002A55BA">
        <w:t>льзоваталям</w:t>
      </w:r>
      <w:proofErr w:type="spellEnd"/>
      <w:r w:rsidR="002A55BA">
        <w:t xml:space="preserve"> с правом  </w:t>
      </w:r>
      <w:r w:rsidR="002A55BA">
        <w:fldChar w:fldCharType="begin"/>
      </w:r>
      <w:r w:rsidR="002A55BA">
        <w:instrText xml:space="preserve"> REF _Ref440554085 \h </w:instrText>
      </w:r>
      <w:r w:rsidR="002A55BA">
        <w:fldChar w:fldCharType="separate"/>
      </w:r>
      <w:r w:rsidR="002A55BA">
        <w:t>«Актуализация п</w:t>
      </w:r>
      <w:r w:rsidR="002A55BA" w:rsidRPr="00D8552B">
        <w:t>рикреплени</w:t>
      </w:r>
      <w:r w:rsidR="002A55BA">
        <w:t>й</w:t>
      </w:r>
      <w:r w:rsidR="002A55BA" w:rsidRPr="00D8552B">
        <w:t xml:space="preserve">: </w:t>
      </w:r>
      <w:r w:rsidR="002A55BA">
        <w:t>отмена посылок»</w:t>
      </w:r>
      <w:r w:rsidR="002A55BA">
        <w:fldChar w:fldCharType="end"/>
      </w:r>
      <w:r w:rsidR="00124914">
        <w:t xml:space="preserve"> в этой МО. Если право отсутствует, гиперссылка не отображается.</w:t>
      </w:r>
    </w:p>
    <w:p w14:paraId="78432481" w14:textId="11035B50" w:rsidR="00E27BA6" w:rsidRDefault="001F5E7F" w:rsidP="00475DC9">
      <w:r w:rsidRPr="007273C4">
        <w:t>При клике на гиперссылку «Отмена» система должна у пользователя запросить подтверждение отмены операции.</w:t>
      </w:r>
    </w:p>
    <w:p w14:paraId="4E0FE68C" w14:textId="2C77D75C" w:rsidR="002A31DA" w:rsidRDefault="002A31DA" w:rsidP="00475DC9"/>
    <w:p w14:paraId="790ED137" w14:textId="50BA833A" w:rsidR="00BC1F59" w:rsidRDefault="00BC1F59" w:rsidP="00BC1F59">
      <w:r>
        <w:t>Гиперссылк</w:t>
      </w:r>
      <w:r w:rsidR="007D7B76">
        <w:t>и</w:t>
      </w:r>
      <w:r>
        <w:t xml:space="preserve"> «Отправить»</w:t>
      </w:r>
      <w:r w:rsidR="00CC132E">
        <w:t>,</w:t>
      </w:r>
      <w:r w:rsidR="007D7B76">
        <w:t xml:space="preserve"> «</w:t>
      </w:r>
      <w:r w:rsidR="00A8722E">
        <w:t>Отменить результат</w:t>
      </w:r>
      <w:r w:rsidR="007D7B76">
        <w:t>»</w:t>
      </w:r>
      <w:r w:rsidR="00CC132E">
        <w:t>, «Отправить повторно»</w:t>
      </w:r>
      <w:r w:rsidR="007D7B76">
        <w:t xml:space="preserve"> </w:t>
      </w:r>
      <w:r>
        <w:t>должн</w:t>
      </w:r>
      <w:r w:rsidR="007D7B76">
        <w:t>ы</w:t>
      </w:r>
      <w:r>
        <w:t xml:space="preserve"> быть доступн</w:t>
      </w:r>
      <w:r w:rsidR="007D7B76">
        <w:t>ы</w:t>
      </w:r>
      <w:r>
        <w:t xml:space="preserve"> с даты</w:t>
      </w:r>
      <w:r w:rsidRPr="002A31DA">
        <w:t xml:space="preserve"> </w:t>
      </w:r>
      <w:proofErr w:type="spellStart"/>
      <w:r>
        <w:t>erz.attachments.startDay</w:t>
      </w:r>
      <w:proofErr w:type="spellEnd"/>
      <w:r>
        <w:t xml:space="preserve"> по дату </w:t>
      </w:r>
      <w:proofErr w:type="spellStart"/>
      <w:r>
        <w:t>erz.attachments.endDay</w:t>
      </w:r>
      <w:proofErr w:type="spellEnd"/>
      <w:r w:rsidRPr="002A31DA">
        <w:t xml:space="preserve"> </w:t>
      </w:r>
      <w:r>
        <w:t>из файла «</w:t>
      </w:r>
      <w:proofErr w:type="spellStart"/>
      <w:r>
        <w:t>module-spu</w:t>
      </w:r>
      <w:proofErr w:type="spellEnd"/>
      <w:r>
        <w:t>/</w:t>
      </w:r>
      <w:proofErr w:type="spellStart"/>
      <w:r>
        <w:t>spu.properties</w:t>
      </w:r>
      <w:proofErr w:type="spellEnd"/>
      <w:r>
        <w:t xml:space="preserve">». Настройка граничных дат периода отправки ИП должна быть вынесена в конфигурационный файл </w:t>
      </w:r>
      <w:proofErr w:type="spellStart"/>
      <w:r>
        <w:t>module-spu</w:t>
      </w:r>
      <w:proofErr w:type="spellEnd"/>
      <w:r>
        <w:t>/</w:t>
      </w:r>
      <w:proofErr w:type="spellStart"/>
      <w:r>
        <w:t>spu.properties</w:t>
      </w:r>
      <w:proofErr w:type="spellEnd"/>
      <w:r>
        <w:t xml:space="preserve">. В случае </w:t>
      </w:r>
      <w:proofErr w:type="spellStart"/>
      <w:r>
        <w:t>отсутвия</w:t>
      </w:r>
      <w:proofErr w:type="spellEnd"/>
      <w:r>
        <w:t xml:space="preserve"> такой настройки в файле</w:t>
      </w:r>
      <w:r w:rsidR="00F07893">
        <w:t xml:space="preserve"> нужно</w:t>
      </w:r>
      <w:r>
        <w:t xml:space="preserve"> </w:t>
      </w:r>
      <w:r w:rsidR="00F07893">
        <w:t xml:space="preserve"> установить</w:t>
      </w:r>
      <w:r>
        <w:t xml:space="preserve"> значения по умолчанию с 20  число по </w:t>
      </w:r>
      <w:r w:rsidR="006B149D">
        <w:t>последнее число месяца</w:t>
      </w:r>
      <w:r>
        <w:t>.</w:t>
      </w:r>
      <w:r w:rsidR="009C15E1">
        <w:t xml:space="preserve"> </w:t>
      </w:r>
    </w:p>
    <w:p w14:paraId="36F96050" w14:textId="134CB6D3" w:rsidR="00C42510" w:rsidDel="00954892" w:rsidRDefault="00C42510" w:rsidP="00C42510">
      <w:pPr>
        <w:rPr>
          <w:del w:id="462" w:author="Автор"/>
        </w:rPr>
      </w:pPr>
      <w:del w:id="463" w:author="Автор">
        <w:r w:rsidDel="00954892">
          <w:delText xml:space="preserve">Текст «Отправка посылок доступна с </w:delText>
        </w:r>
        <w:r w:rsidR="006B149D" w:rsidDel="00954892">
          <w:rPr>
            <w:lang w:val="en-US"/>
          </w:rPr>
          <w:delText>X</w:delText>
        </w:r>
        <w:r w:rsidDel="00954892">
          <w:delText xml:space="preserve"> по </w:delText>
        </w:r>
        <w:r w:rsidR="006B149D" w:rsidDel="00954892">
          <w:rPr>
            <w:lang w:val="en-US"/>
          </w:rPr>
          <w:delText>Y</w:delText>
        </w:r>
        <w:r w:rsidDel="00954892">
          <w:delText xml:space="preserve"> число </w:delText>
        </w:r>
        <w:r w:rsidR="00C7599B" w:rsidDel="00954892">
          <w:delText xml:space="preserve">отчетного </w:delText>
        </w:r>
        <w:r w:rsidDel="00954892">
          <w:delText xml:space="preserve">месяца» нужно выводить вместо гиперссылки </w:delText>
        </w:r>
        <w:r w:rsidR="006B149D" w:rsidDel="00954892">
          <w:delText>в тот период, когда отправка недопустима.</w:delText>
        </w:r>
      </w:del>
    </w:p>
    <w:p w14:paraId="0139E77B" w14:textId="7006EF7B" w:rsidR="00453B7D" w:rsidRPr="00472FC5" w:rsidRDefault="00453B7D" w:rsidP="00475DC9">
      <w:r>
        <w:t>Гиперссылк</w:t>
      </w:r>
      <w:r w:rsidR="007D7B76">
        <w:t>а</w:t>
      </w:r>
      <w:r>
        <w:t xml:space="preserve"> «Отправить» недоступн</w:t>
      </w:r>
      <w:r w:rsidR="007D7B76">
        <w:t>а</w:t>
      </w:r>
      <w:r>
        <w:t xml:space="preserve"> в строке для СМО «Неизвестна».</w:t>
      </w:r>
      <w:r w:rsidR="007D7B76">
        <w:t xml:space="preserve"> Другие гиперссылки не смогут появиться без отправки ИП для этой СМО</w:t>
      </w:r>
      <w:r w:rsidR="00D35D17">
        <w:t>, т.к. переход по статусам не случится</w:t>
      </w:r>
      <w:r w:rsidR="00105BA8">
        <w:t xml:space="preserve"> без отправки</w:t>
      </w:r>
      <w:r w:rsidR="00EB736D">
        <w:t>.</w:t>
      </w:r>
    </w:p>
    <w:p w14:paraId="685DCEFF" w14:textId="77777777" w:rsidR="00E404BC" w:rsidRPr="002E446E" w:rsidRDefault="00E404BC" w:rsidP="00E404BC">
      <w:pPr>
        <w:rPr>
          <w:color w:val="1F497D"/>
          <w:lang w:val="en-US"/>
        </w:rPr>
      </w:pPr>
      <w:r>
        <w:rPr>
          <w:color w:val="1F497D"/>
        </w:rPr>
        <w:t>Пример</w:t>
      </w:r>
      <w:r w:rsidRPr="002E446E">
        <w:rPr>
          <w:color w:val="1F497D"/>
          <w:lang w:val="en-US"/>
        </w:rPr>
        <w:t xml:space="preserve"> </w:t>
      </w:r>
      <w:r>
        <w:rPr>
          <w:color w:val="1F497D"/>
        </w:rPr>
        <w:t>настройки</w:t>
      </w:r>
      <w:r w:rsidRPr="002E446E">
        <w:rPr>
          <w:color w:val="1F497D"/>
          <w:lang w:val="en-US"/>
        </w:rPr>
        <w:t>:</w:t>
      </w:r>
    </w:p>
    <w:p w14:paraId="71DB02F2" w14:textId="77777777" w:rsidR="00E404BC" w:rsidRPr="002E446E" w:rsidRDefault="00E404BC" w:rsidP="00E404BC">
      <w:pPr>
        <w:rPr>
          <w:i/>
          <w:color w:val="1F497D"/>
          <w:lang w:val="en-US"/>
        </w:rPr>
      </w:pPr>
      <w:r w:rsidRPr="002E446E">
        <w:rPr>
          <w:i/>
          <w:color w:val="1F497D"/>
          <w:lang w:val="en-US"/>
        </w:rPr>
        <w:t># Limit dates for sending attachments</w:t>
      </w:r>
    </w:p>
    <w:p w14:paraId="7A0CF6D8" w14:textId="05784E80" w:rsidR="00E404BC" w:rsidRPr="00C62718" w:rsidRDefault="003C2CCF" w:rsidP="00E404BC">
      <w:pPr>
        <w:rPr>
          <w:i/>
          <w:color w:val="1F497D"/>
          <w:lang w:val="en-US"/>
        </w:rPr>
      </w:pPr>
      <w:proofErr w:type="spellStart"/>
      <w:r w:rsidRPr="003C2CCF">
        <w:rPr>
          <w:i/>
          <w:color w:val="1F497D"/>
          <w:lang w:val="en-US"/>
        </w:rPr>
        <w:t>erz</w:t>
      </w:r>
      <w:r w:rsidRPr="00C30EB6">
        <w:rPr>
          <w:i/>
          <w:color w:val="1F497D"/>
          <w:lang w:val="en-US"/>
        </w:rPr>
        <w:t>.</w:t>
      </w:r>
      <w:r w:rsidRPr="003C2CCF">
        <w:rPr>
          <w:i/>
          <w:color w:val="1F497D"/>
          <w:lang w:val="en-US"/>
        </w:rPr>
        <w:t>attachments</w:t>
      </w:r>
      <w:r w:rsidRPr="00C30EB6">
        <w:rPr>
          <w:i/>
          <w:color w:val="1F497D"/>
          <w:lang w:val="en-US"/>
        </w:rPr>
        <w:t>.</w:t>
      </w:r>
      <w:r w:rsidRPr="003C2CCF">
        <w:rPr>
          <w:i/>
          <w:color w:val="1F497D"/>
          <w:lang w:val="en-US"/>
        </w:rPr>
        <w:t>startDate</w:t>
      </w:r>
      <w:proofErr w:type="spellEnd"/>
      <w:r w:rsidR="00E404BC" w:rsidRPr="00C30EB6">
        <w:rPr>
          <w:i/>
          <w:color w:val="1F497D"/>
          <w:lang w:val="en-US"/>
        </w:rPr>
        <w:t>=</w:t>
      </w:r>
      <w:r w:rsidR="00C62718" w:rsidRPr="000D01A5">
        <w:rPr>
          <w:i/>
          <w:color w:val="1F497D"/>
          <w:lang w:val="en-US"/>
        </w:rPr>
        <w:t>20</w:t>
      </w:r>
    </w:p>
    <w:p w14:paraId="5E66C31D" w14:textId="7A21D139" w:rsidR="00E404BC" w:rsidRPr="000D01A5" w:rsidRDefault="003C2CCF" w:rsidP="00E404BC">
      <w:pPr>
        <w:rPr>
          <w:i/>
          <w:color w:val="1F497D"/>
          <w:lang w:val="en-US"/>
        </w:rPr>
      </w:pPr>
      <w:proofErr w:type="spellStart"/>
      <w:r w:rsidRPr="003C2CCF">
        <w:rPr>
          <w:i/>
          <w:color w:val="1F497D"/>
          <w:lang w:val="en-US"/>
        </w:rPr>
        <w:t>erz</w:t>
      </w:r>
      <w:r w:rsidRPr="00C30EB6">
        <w:rPr>
          <w:i/>
          <w:color w:val="1F497D"/>
          <w:lang w:val="en-US"/>
        </w:rPr>
        <w:t>.</w:t>
      </w:r>
      <w:r w:rsidRPr="003C2CCF">
        <w:rPr>
          <w:i/>
          <w:color w:val="1F497D"/>
          <w:lang w:val="en-US"/>
        </w:rPr>
        <w:t>attachments</w:t>
      </w:r>
      <w:r w:rsidRPr="00C30EB6">
        <w:rPr>
          <w:i/>
          <w:color w:val="1F497D"/>
          <w:lang w:val="en-US"/>
        </w:rPr>
        <w:t>.</w:t>
      </w:r>
      <w:r w:rsidR="009C263B">
        <w:rPr>
          <w:i/>
          <w:color w:val="1F497D"/>
          <w:lang w:val="en-US"/>
        </w:rPr>
        <w:t>end</w:t>
      </w:r>
      <w:r w:rsidRPr="003C2CCF">
        <w:rPr>
          <w:i/>
          <w:color w:val="1F497D"/>
          <w:lang w:val="en-US"/>
        </w:rPr>
        <w:t>Date</w:t>
      </w:r>
      <w:proofErr w:type="spellEnd"/>
      <w:r w:rsidR="00E404BC" w:rsidRPr="00C30EB6">
        <w:rPr>
          <w:i/>
          <w:color w:val="1F497D"/>
          <w:lang w:val="en-US"/>
        </w:rPr>
        <w:t>=</w:t>
      </w:r>
      <w:r w:rsidR="00C62718" w:rsidRPr="000D01A5">
        <w:rPr>
          <w:i/>
          <w:color w:val="1F497D"/>
          <w:lang w:val="en-US"/>
        </w:rPr>
        <w:t>30</w:t>
      </w:r>
    </w:p>
    <w:p w14:paraId="7BA0411D" w14:textId="77777777" w:rsidR="00C30EB6" w:rsidRPr="000D01A5" w:rsidRDefault="00C30EB6" w:rsidP="000D01A5">
      <w:pPr>
        <w:rPr>
          <w:i/>
          <w:color w:val="1F497D"/>
        </w:rPr>
      </w:pPr>
      <w:r w:rsidRPr="000D01A5">
        <w:rPr>
          <w:i/>
          <w:color w:val="1F497D"/>
        </w:rPr>
        <w:t># Период по умолчанию для запроса прикреплений:</w:t>
      </w:r>
    </w:p>
    <w:p w14:paraId="4DEEE4E1" w14:textId="75F5784B" w:rsidR="00C30EB6" w:rsidRPr="000D01A5" w:rsidRDefault="00C30EB6" w:rsidP="000D01A5">
      <w:pPr>
        <w:rPr>
          <w:i/>
          <w:color w:val="1F497D"/>
        </w:rPr>
      </w:pPr>
      <w:r w:rsidRPr="000D01A5">
        <w:rPr>
          <w:i/>
          <w:color w:val="1F497D"/>
        </w:rPr>
        <w:t># день начала периода (в предыдущем</w:t>
      </w:r>
      <w:r w:rsidR="0013575A">
        <w:rPr>
          <w:i/>
          <w:color w:val="1F497D"/>
        </w:rPr>
        <w:t xml:space="preserve"> кален</w:t>
      </w:r>
      <w:r w:rsidR="00521D65">
        <w:rPr>
          <w:i/>
          <w:color w:val="1F497D"/>
        </w:rPr>
        <w:t>д</w:t>
      </w:r>
      <w:r w:rsidR="0013575A">
        <w:rPr>
          <w:i/>
          <w:color w:val="1F497D"/>
        </w:rPr>
        <w:t xml:space="preserve">арном </w:t>
      </w:r>
      <w:r w:rsidRPr="000D01A5">
        <w:rPr>
          <w:i/>
          <w:color w:val="1F497D"/>
        </w:rPr>
        <w:t xml:space="preserve"> месяце)</w:t>
      </w:r>
    </w:p>
    <w:p w14:paraId="60CF626E" w14:textId="77777777" w:rsidR="00C30EB6" w:rsidRPr="000D01A5" w:rsidRDefault="00C30EB6" w:rsidP="000D01A5">
      <w:pPr>
        <w:rPr>
          <w:i/>
          <w:color w:val="1F497D"/>
        </w:rPr>
      </w:pPr>
      <w:proofErr w:type="spellStart"/>
      <w:r w:rsidRPr="000D01A5">
        <w:rPr>
          <w:i/>
          <w:color w:val="1F497D"/>
          <w:lang w:val="en-US"/>
        </w:rPr>
        <w:t>erz</w:t>
      </w:r>
      <w:proofErr w:type="spellEnd"/>
      <w:r w:rsidRPr="000D01A5">
        <w:rPr>
          <w:i/>
          <w:color w:val="1F497D"/>
        </w:rPr>
        <w:t>.</w:t>
      </w:r>
      <w:r w:rsidRPr="000D01A5">
        <w:rPr>
          <w:i/>
          <w:color w:val="1F497D"/>
          <w:lang w:val="en-US"/>
        </w:rPr>
        <w:t>attachments</w:t>
      </w:r>
      <w:r w:rsidRPr="000D01A5">
        <w:rPr>
          <w:i/>
          <w:color w:val="1F497D"/>
        </w:rPr>
        <w:t>.</w:t>
      </w:r>
      <w:r w:rsidRPr="000D01A5">
        <w:rPr>
          <w:i/>
          <w:color w:val="1F497D"/>
          <w:lang w:val="en-US"/>
        </w:rPr>
        <w:t>request</w:t>
      </w:r>
      <w:r w:rsidRPr="000D01A5">
        <w:rPr>
          <w:i/>
          <w:color w:val="1F497D"/>
        </w:rPr>
        <w:t>.</w:t>
      </w:r>
      <w:proofErr w:type="spellStart"/>
      <w:r w:rsidRPr="000D01A5">
        <w:rPr>
          <w:i/>
          <w:color w:val="1F497D"/>
          <w:lang w:val="en-US"/>
        </w:rPr>
        <w:t>startDay</w:t>
      </w:r>
      <w:proofErr w:type="spellEnd"/>
      <w:r w:rsidRPr="000D01A5">
        <w:rPr>
          <w:i/>
          <w:color w:val="1F497D"/>
        </w:rPr>
        <w:t>=20</w:t>
      </w:r>
    </w:p>
    <w:p w14:paraId="0EFFF5DF" w14:textId="63571C77" w:rsidR="00C30EB6" w:rsidRPr="000D01A5" w:rsidRDefault="00C30EB6" w:rsidP="000D01A5">
      <w:pPr>
        <w:rPr>
          <w:i/>
          <w:color w:val="1F497D"/>
        </w:rPr>
      </w:pPr>
      <w:r w:rsidRPr="000D01A5">
        <w:rPr>
          <w:i/>
          <w:color w:val="1F497D"/>
        </w:rPr>
        <w:t xml:space="preserve"># день конца периода (в текущем </w:t>
      </w:r>
      <w:r w:rsidR="006B149D">
        <w:rPr>
          <w:i/>
          <w:color w:val="1F497D"/>
        </w:rPr>
        <w:t xml:space="preserve">календарном </w:t>
      </w:r>
      <w:r w:rsidRPr="000D01A5">
        <w:rPr>
          <w:i/>
          <w:color w:val="1F497D"/>
        </w:rPr>
        <w:t>месяце)</w:t>
      </w:r>
    </w:p>
    <w:p w14:paraId="0C8832AC" w14:textId="77777777" w:rsidR="00C30EB6" w:rsidRPr="00124914" w:rsidRDefault="00C30EB6" w:rsidP="000D01A5">
      <w:pPr>
        <w:rPr>
          <w:i/>
          <w:color w:val="1F497D"/>
        </w:rPr>
      </w:pPr>
      <w:proofErr w:type="spellStart"/>
      <w:r w:rsidRPr="000D01A5">
        <w:rPr>
          <w:i/>
          <w:color w:val="1F497D"/>
          <w:lang w:val="en-US"/>
        </w:rPr>
        <w:t>erz</w:t>
      </w:r>
      <w:proofErr w:type="spellEnd"/>
      <w:r w:rsidRPr="00124914">
        <w:rPr>
          <w:i/>
          <w:color w:val="1F497D"/>
        </w:rPr>
        <w:t>.</w:t>
      </w:r>
      <w:r w:rsidRPr="000D01A5">
        <w:rPr>
          <w:i/>
          <w:color w:val="1F497D"/>
          <w:lang w:val="en-US"/>
        </w:rPr>
        <w:t>attachments</w:t>
      </w:r>
      <w:r w:rsidRPr="00124914">
        <w:rPr>
          <w:i/>
          <w:color w:val="1F497D"/>
        </w:rPr>
        <w:t>.</w:t>
      </w:r>
      <w:r w:rsidRPr="000D01A5">
        <w:rPr>
          <w:i/>
          <w:color w:val="1F497D"/>
          <w:lang w:val="en-US"/>
        </w:rPr>
        <w:t>request</w:t>
      </w:r>
      <w:r w:rsidRPr="00124914">
        <w:rPr>
          <w:i/>
          <w:color w:val="1F497D"/>
        </w:rPr>
        <w:t>.</w:t>
      </w:r>
      <w:proofErr w:type="spellStart"/>
      <w:r w:rsidRPr="000D01A5">
        <w:rPr>
          <w:i/>
          <w:color w:val="1F497D"/>
          <w:lang w:val="en-US"/>
        </w:rPr>
        <w:t>endDay</w:t>
      </w:r>
      <w:proofErr w:type="spellEnd"/>
      <w:r w:rsidRPr="00124914">
        <w:rPr>
          <w:i/>
          <w:color w:val="1F497D"/>
        </w:rPr>
        <w:t>=19</w:t>
      </w:r>
    </w:p>
    <w:p w14:paraId="50130C34" w14:textId="77777777" w:rsidR="00C30EB6" w:rsidRPr="00124914" w:rsidRDefault="00C30EB6" w:rsidP="00E404BC">
      <w:pPr>
        <w:rPr>
          <w:i/>
          <w:color w:val="1F497D"/>
        </w:rPr>
      </w:pPr>
    </w:p>
    <w:p w14:paraId="727B76B2" w14:textId="175F06E1" w:rsidR="009C263B" w:rsidRPr="009C263B" w:rsidRDefault="009C263B" w:rsidP="00475DC9">
      <w:r>
        <w:t>Если</w:t>
      </w:r>
      <w:r w:rsidRPr="009C263B">
        <w:t xml:space="preserve"> </w:t>
      </w:r>
      <w:r>
        <w:t>даты</w:t>
      </w:r>
      <w:r w:rsidRPr="009C263B">
        <w:t xml:space="preserve"> </w:t>
      </w:r>
      <w:proofErr w:type="spellStart"/>
      <w:r w:rsidRPr="009C263B">
        <w:t>erz.attachments.request.startDay</w:t>
      </w:r>
      <w:proofErr w:type="spellEnd"/>
      <w:r w:rsidRPr="009C263B">
        <w:t xml:space="preserve"> и </w:t>
      </w:r>
      <w:proofErr w:type="spellStart"/>
      <w:r w:rsidRPr="009C263B">
        <w:t>erz.attachments.request.endtDay</w:t>
      </w:r>
      <w:proofErr w:type="spellEnd"/>
      <w:r w:rsidRPr="009C263B">
        <w:t xml:space="preserve"> </w:t>
      </w:r>
      <w:r>
        <w:t>не заполнены в файле конфигурации, то по умолчанию считать их 20 и 19 соответственно.</w:t>
      </w:r>
    </w:p>
    <w:p w14:paraId="41C32518" w14:textId="67EEF70C" w:rsidR="00E404BC" w:rsidRPr="0021019A" w:rsidRDefault="003C2CCF" w:rsidP="00475DC9">
      <w:r>
        <w:t>В случае</w:t>
      </w:r>
      <w:proofErr w:type="gramStart"/>
      <w:r>
        <w:t>,</w:t>
      </w:r>
      <w:proofErr w:type="gramEnd"/>
      <w:r>
        <w:t xml:space="preserve"> если необходимо указать последн</w:t>
      </w:r>
      <w:r w:rsidR="002A31DA">
        <w:t>е</w:t>
      </w:r>
      <w:r>
        <w:t>е число месяца, указывается значение «31»</w:t>
      </w:r>
      <w:r w:rsidR="002A31DA">
        <w:t>.</w:t>
      </w:r>
    </w:p>
    <w:p w14:paraId="22CEEE18" w14:textId="77777777" w:rsidR="00B655E9" w:rsidRPr="0021019A" w:rsidRDefault="00B655E9" w:rsidP="00475DC9"/>
    <w:p w14:paraId="6FF8D2C4" w14:textId="77777777" w:rsidR="00475DC9" w:rsidRPr="007273C4" w:rsidRDefault="00475DC9" w:rsidP="00475DC9">
      <w:pPr>
        <w:pStyle w:val="2"/>
      </w:pPr>
      <w:bookmarkStart w:id="464" w:name="_Toc454389855"/>
      <w:r w:rsidRPr="007273C4">
        <w:lastRenderedPageBreak/>
        <w:t>Сценарии работы</w:t>
      </w:r>
      <w:bookmarkEnd w:id="464"/>
    </w:p>
    <w:p w14:paraId="37BAA9A2" w14:textId="77777777" w:rsidR="00475DC9" w:rsidRPr="007273C4" w:rsidRDefault="00475DC9" w:rsidP="00475DC9">
      <w:pPr>
        <w:pStyle w:val="3"/>
      </w:pPr>
      <w:bookmarkStart w:id="465" w:name="_Ref399859957"/>
      <w:bookmarkStart w:id="466" w:name="_Toc454389856"/>
      <w:r w:rsidRPr="007273C4">
        <w:rPr>
          <w:lang w:val="en-US"/>
        </w:rPr>
        <w:t>UC</w:t>
      </w:r>
      <w:r w:rsidRPr="007273C4">
        <w:t xml:space="preserve"> «Сформировать и отправить ИП»</w:t>
      </w:r>
      <w:bookmarkEnd w:id="465"/>
      <w:bookmarkEnd w:id="466"/>
    </w:p>
    <w:p w14:paraId="0F0A6C12" w14:textId="77777777" w:rsidR="00475DC9" w:rsidRPr="007273C4" w:rsidRDefault="00475DC9" w:rsidP="00475DC9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>: «Формирование и отправка ИП».</w:t>
      </w:r>
    </w:p>
    <w:p w14:paraId="4BC8BB3D" w14:textId="6AB23581" w:rsidR="00475DC9" w:rsidRPr="007273C4" w:rsidRDefault="00475DC9" w:rsidP="00475DC9">
      <w:r w:rsidRPr="007273C4">
        <w:rPr>
          <w:b/>
        </w:rPr>
        <w:t>Основное действующее лицо:</w:t>
      </w:r>
      <w:r w:rsidRPr="007273C4">
        <w:t xml:space="preserve"> </w:t>
      </w:r>
      <w:r w:rsidR="00346235">
        <w:t>Система</w:t>
      </w:r>
      <w:r w:rsidRPr="007273C4">
        <w:t>.</w:t>
      </w:r>
    </w:p>
    <w:p w14:paraId="6EC3FAB5" w14:textId="569A33AB" w:rsidR="00475DC9" w:rsidRPr="007273C4" w:rsidRDefault="00475DC9" w:rsidP="00475DC9">
      <w:r w:rsidRPr="007273C4">
        <w:rPr>
          <w:b/>
        </w:rPr>
        <w:t>Цель:</w:t>
      </w:r>
      <w:r w:rsidRPr="007273C4">
        <w:t xml:space="preserve"> отправить в СМО реестр сведений о </w:t>
      </w:r>
      <w:r w:rsidR="00A943F3">
        <w:t>новых</w:t>
      </w:r>
      <w:r w:rsidRPr="007273C4">
        <w:t xml:space="preserve"> прикреплениях в виде ИП формата обмена АИС ОМС.</w:t>
      </w:r>
    </w:p>
    <w:p w14:paraId="6F75F301" w14:textId="4A5649D4" w:rsidR="00475DC9" w:rsidRPr="007273C4" w:rsidRDefault="00475DC9" w:rsidP="00475DC9">
      <w:r w:rsidRPr="007273C4">
        <w:rPr>
          <w:b/>
        </w:rPr>
        <w:t>Предусловия:</w:t>
      </w:r>
      <w:r w:rsidRPr="007273C4">
        <w:t xml:space="preserve"> </w:t>
      </w:r>
      <w:r w:rsidR="004E7FB0">
        <w:t>В фоновом режиме выполняется основной сценарий (см.</w:t>
      </w:r>
      <w:r w:rsidR="004E7FB0">
        <w:fldChar w:fldCharType="begin"/>
      </w:r>
      <w:r w:rsidR="004E7FB0">
        <w:instrText xml:space="preserve"> REF _Ref440543184 \r \h </w:instrText>
      </w:r>
      <w:r w:rsidR="004E7FB0">
        <w:fldChar w:fldCharType="separate"/>
      </w:r>
      <w:r w:rsidR="004E7FB0">
        <w:t>2.4</w:t>
      </w:r>
      <w:r w:rsidR="004E7FB0">
        <w:fldChar w:fldCharType="end"/>
      </w:r>
      <w:r w:rsidR="004E7FB0">
        <w:t xml:space="preserve">). </w:t>
      </w:r>
      <w:r w:rsidR="00BE3939">
        <w:t>Успешно</w:t>
      </w:r>
      <w:r w:rsidRPr="007273C4">
        <w:t xml:space="preserve"> выполнен</w:t>
      </w:r>
      <w:r w:rsidR="00BE3939" w:rsidRPr="00BE3939">
        <w:t xml:space="preserve"> </w:t>
      </w:r>
      <w:r w:rsidR="00BE3939">
        <w:t xml:space="preserve">сценарий  </w:t>
      </w:r>
      <w:r w:rsidRPr="007273C4">
        <w:fldChar w:fldCharType="begin"/>
      </w:r>
      <w:r w:rsidRPr="007273C4">
        <w:instrText xml:space="preserve"> REF _Ref399753825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 w:rsidRPr="007273C4">
        <w:rPr>
          <w:lang w:val="en-US"/>
        </w:rPr>
        <w:t>UC</w:t>
      </w:r>
      <w:r w:rsidR="00887A96" w:rsidRPr="007273C4">
        <w:t xml:space="preserve"> «Получить </w:t>
      </w:r>
      <w:r w:rsidR="00887A96">
        <w:t xml:space="preserve">и отобразить </w:t>
      </w:r>
      <w:r w:rsidR="00887A96" w:rsidRPr="007273C4">
        <w:t xml:space="preserve">данные из </w:t>
      </w:r>
      <w:r w:rsidR="00195E9C">
        <w:t>ИШ ЕРЗ</w:t>
      </w:r>
      <w:r w:rsidR="00887A96" w:rsidRPr="007273C4">
        <w:t>»</w:t>
      </w:r>
      <w:r w:rsidRPr="007273C4">
        <w:fldChar w:fldCharType="end"/>
      </w:r>
      <w:r w:rsidRPr="007273C4">
        <w:t xml:space="preserve"> (см. п.</w:t>
      </w:r>
      <w:r w:rsidRPr="007273C4">
        <w:fldChar w:fldCharType="begin"/>
      </w:r>
      <w:r w:rsidRPr="007273C4">
        <w:instrText xml:space="preserve"> REF _Ref399753825 \r \h </w:instrText>
      </w:r>
      <w:r w:rsidR="005C5966" w:rsidRPr="007273C4">
        <w:instrText xml:space="preserve"> \* MERGEFORMAT </w:instrText>
      </w:r>
      <w:r w:rsidRPr="007273C4">
        <w:fldChar w:fldCharType="separate"/>
      </w:r>
      <w:r w:rsidR="00887A96">
        <w:t>3.2.1</w:t>
      </w:r>
      <w:r w:rsidRPr="007273C4">
        <w:fldChar w:fldCharType="end"/>
      </w:r>
      <w:r w:rsidRPr="007273C4">
        <w:t>)</w:t>
      </w:r>
      <w:r w:rsidR="000F56F1">
        <w:t xml:space="preserve"> и в БД есть сущности </w:t>
      </w:r>
      <w:proofErr w:type="spellStart"/>
      <w:r w:rsidR="000F56F1" w:rsidRPr="003168B4">
        <w:t>spu_erz_attachments_session_payer</w:t>
      </w:r>
      <w:proofErr w:type="spellEnd"/>
      <w:r w:rsidR="000F56F1" w:rsidRPr="007273C4">
        <w:t xml:space="preserve"> </w:t>
      </w:r>
      <w:r w:rsidR="000F56F1">
        <w:t xml:space="preserve">со статусом </w:t>
      </w:r>
      <w:r w:rsidR="000F56F1" w:rsidRPr="007273C4">
        <w:t>«</w:t>
      </w:r>
      <w:r w:rsidR="000F56F1" w:rsidRPr="00111A56">
        <w:rPr>
          <w:b/>
          <w:i/>
        </w:rPr>
        <w:t>Готово к отправке</w:t>
      </w:r>
      <w:r w:rsidR="000F56F1">
        <w:t>»  за текущий отчетный период.</w:t>
      </w:r>
    </w:p>
    <w:p w14:paraId="1AF853F1" w14:textId="2C3FB559" w:rsidR="00475DC9" w:rsidRPr="007273C4" w:rsidRDefault="00475DC9" w:rsidP="00475DC9">
      <w:r w:rsidRPr="007273C4">
        <w:rPr>
          <w:b/>
        </w:rPr>
        <w:t>Инициирующее событие:</w:t>
      </w:r>
      <w:r w:rsidRPr="007273C4">
        <w:t xml:space="preserve"> </w:t>
      </w:r>
      <w:proofErr w:type="gramStart"/>
      <w:r w:rsidR="00D53BBB">
        <w:t xml:space="preserve">Переход к шагу 2 сценария </w:t>
      </w:r>
      <w:r w:rsidR="00D53BBB">
        <w:fldChar w:fldCharType="begin"/>
      </w:r>
      <w:r w:rsidR="00D53BBB">
        <w:instrText xml:space="preserve"> REF _Ref440455976 \r \h </w:instrText>
      </w:r>
      <w:r w:rsidR="00D53BBB">
        <w:fldChar w:fldCharType="separate"/>
      </w:r>
      <w:r w:rsidR="00D53BBB">
        <w:t>2.4</w:t>
      </w:r>
      <w:r w:rsidR="00D53BBB">
        <w:fldChar w:fldCharType="end"/>
      </w:r>
      <w:r w:rsidR="00D53BBB">
        <w:t xml:space="preserve"> </w:t>
      </w:r>
      <w:r w:rsidR="00D53BBB">
        <w:fldChar w:fldCharType="begin"/>
      </w:r>
      <w:r w:rsidR="00D53BBB">
        <w:instrText xml:space="preserve"> REF _Ref440455981 \h </w:instrText>
      </w:r>
      <w:r w:rsidR="00D53BBB">
        <w:fldChar w:fldCharType="separate"/>
      </w:r>
      <w:r w:rsidR="00D53BBB" w:rsidRPr="007273C4">
        <w:t>Общий сценарий использования АРМ</w:t>
      </w:r>
      <w:r w:rsidR="00D53BBB">
        <w:fldChar w:fldCharType="end"/>
      </w:r>
      <w:r w:rsidR="00D53BBB">
        <w:t>.</w:t>
      </w:r>
      <w:r w:rsidRPr="007273C4">
        <w:t>).</w:t>
      </w:r>
      <w:proofErr w:type="gramEnd"/>
    </w:p>
    <w:p w14:paraId="43B911A7" w14:textId="77777777" w:rsidR="00475DC9" w:rsidRPr="007273C4" w:rsidRDefault="00475DC9" w:rsidP="00475DC9">
      <w:pPr>
        <w:rPr>
          <w:b/>
        </w:rPr>
      </w:pPr>
      <w:r w:rsidRPr="007273C4">
        <w:rPr>
          <w:b/>
        </w:rPr>
        <w:t>Основной сценарий:</w:t>
      </w:r>
    </w:p>
    <w:p w14:paraId="3527ACC7" w14:textId="5576B8DC" w:rsidR="0013575A" w:rsidRPr="007273C4" w:rsidRDefault="00475DC9" w:rsidP="0013575A">
      <w:pPr>
        <w:pStyle w:val="a0"/>
        <w:numPr>
          <w:ilvl w:val="0"/>
          <w:numId w:val="18"/>
        </w:numPr>
        <w:tabs>
          <w:tab w:val="left" w:pos="993"/>
        </w:tabs>
        <w:spacing w:before="0" w:after="200"/>
        <w:jc w:val="left"/>
      </w:pPr>
      <w:r w:rsidRPr="007273C4">
        <w:t xml:space="preserve">Система </w:t>
      </w:r>
      <w:r w:rsidR="003141E9">
        <w:t xml:space="preserve">переводит </w:t>
      </w:r>
      <w:r w:rsidR="00521D65">
        <w:t>реестр</w:t>
      </w:r>
      <w:r w:rsidR="003141E9">
        <w:t xml:space="preserve"> (сущность</w:t>
      </w:r>
      <w:r w:rsidR="0013575A">
        <w:t xml:space="preserve"> </w:t>
      </w:r>
      <w:proofErr w:type="spellStart"/>
      <w:r w:rsidR="0013575A" w:rsidRPr="0013575A">
        <w:rPr>
          <w:lang w:val="en-US"/>
        </w:rPr>
        <w:t>spu</w:t>
      </w:r>
      <w:proofErr w:type="spellEnd"/>
      <w:r w:rsidR="0013575A" w:rsidRPr="0013575A">
        <w:t>_</w:t>
      </w:r>
      <w:proofErr w:type="spellStart"/>
      <w:r w:rsidR="0013575A" w:rsidRPr="0013575A">
        <w:rPr>
          <w:lang w:val="en-US"/>
        </w:rPr>
        <w:t>erz</w:t>
      </w:r>
      <w:proofErr w:type="spellEnd"/>
      <w:r w:rsidR="0013575A" w:rsidRPr="0013575A">
        <w:t>_</w:t>
      </w:r>
      <w:r w:rsidR="0013575A" w:rsidRPr="0013575A">
        <w:rPr>
          <w:lang w:val="en-US"/>
        </w:rPr>
        <w:t>attachments</w:t>
      </w:r>
      <w:r w:rsidR="0013575A" w:rsidRPr="0013575A">
        <w:t>_</w:t>
      </w:r>
      <w:r w:rsidR="0013575A" w:rsidRPr="0013575A">
        <w:rPr>
          <w:lang w:val="en-US"/>
        </w:rPr>
        <w:t>session</w:t>
      </w:r>
      <w:r w:rsidR="0013575A" w:rsidRPr="0013575A">
        <w:t>_</w:t>
      </w:r>
      <w:r w:rsidR="0013575A" w:rsidRPr="0013575A">
        <w:rPr>
          <w:lang w:val="en-US"/>
        </w:rPr>
        <w:t>payer</w:t>
      </w:r>
      <w:proofErr w:type="gramStart"/>
      <w:r w:rsidR="003141E9">
        <w:t xml:space="preserve"> )</w:t>
      </w:r>
      <w:proofErr w:type="gramEnd"/>
      <w:r w:rsidR="003141E9">
        <w:t xml:space="preserve"> </w:t>
      </w:r>
      <w:r w:rsidR="0013575A">
        <w:t>в статус «</w:t>
      </w:r>
      <w:r w:rsidR="0013575A" w:rsidRPr="00154922">
        <w:rPr>
          <w:b/>
          <w:i/>
        </w:rPr>
        <w:t>Формирование ИП</w:t>
      </w:r>
      <w:r w:rsidR="0013575A">
        <w:t xml:space="preserve">» и </w:t>
      </w:r>
      <w:r w:rsidRPr="007273C4">
        <w:t>формир</w:t>
      </w:r>
      <w:r w:rsidR="00953757">
        <w:t>ует</w:t>
      </w:r>
      <w:r w:rsidRPr="007273C4">
        <w:t xml:space="preserve"> </w:t>
      </w:r>
      <w:r w:rsidRPr="0013575A">
        <w:rPr>
          <w:lang w:val="en-US"/>
        </w:rPr>
        <w:t>ZIP</w:t>
      </w:r>
      <w:r w:rsidRPr="007273C4">
        <w:t xml:space="preserve">-архив </w:t>
      </w:r>
      <w:r w:rsidRPr="0013575A">
        <w:rPr>
          <w:lang w:val="en-US"/>
        </w:rPr>
        <w:t>c</w:t>
      </w:r>
      <w:r w:rsidRPr="007273C4">
        <w:t xml:space="preserve"> файлом реестра сведений о прикреплениях и</w:t>
      </w:r>
      <w:r w:rsidR="00953757">
        <w:t xml:space="preserve"> с</w:t>
      </w:r>
      <w:r w:rsidRPr="007273C4">
        <w:t xml:space="preserve"> паспортом реестра</w:t>
      </w:r>
      <w:r w:rsidR="00ED3779">
        <w:t xml:space="preserve"> (см. </w:t>
      </w:r>
      <w:r w:rsidR="00ED3779">
        <w:fldChar w:fldCharType="begin"/>
      </w:r>
      <w:r w:rsidR="00ED3779">
        <w:instrText xml:space="preserve"> REF _Ref440467451 \r \h </w:instrText>
      </w:r>
      <w:r w:rsidR="00ED3779">
        <w:fldChar w:fldCharType="separate"/>
      </w:r>
      <w:r w:rsidR="00ED3779">
        <w:t>4.2.2</w:t>
      </w:r>
      <w:r w:rsidR="00ED3779">
        <w:fldChar w:fldCharType="end"/>
      </w:r>
      <w:r w:rsidR="00ED3779">
        <w:t>)</w:t>
      </w:r>
      <w:r w:rsidR="0013575A">
        <w:t xml:space="preserve">. </w:t>
      </w:r>
      <w:r w:rsidR="0013575A" w:rsidRPr="007273C4">
        <w:t>Система создают сущности «Описание ИП», «Сообщение», «Вложения» (см. постановку «ОМС.40.1.1.Информационный обмен»).</w:t>
      </w:r>
    </w:p>
    <w:p w14:paraId="5367E028" w14:textId="5D7AF9BA" w:rsidR="0013575A" w:rsidRDefault="0013575A" w:rsidP="00475DC9">
      <w:pPr>
        <w:pStyle w:val="a0"/>
        <w:numPr>
          <w:ilvl w:val="0"/>
          <w:numId w:val="18"/>
        </w:numPr>
        <w:tabs>
          <w:tab w:val="left" w:pos="993"/>
        </w:tabs>
        <w:spacing w:before="0" w:after="200"/>
        <w:jc w:val="left"/>
      </w:pPr>
      <w:r>
        <w:t xml:space="preserve">Система переводит ИП (сущность </w:t>
      </w:r>
      <w:proofErr w:type="spellStart"/>
      <w:r w:rsidRPr="007273C4">
        <w:rPr>
          <w:lang w:val="en-US"/>
        </w:rPr>
        <w:t>spu</w:t>
      </w:r>
      <w:proofErr w:type="spellEnd"/>
      <w:r w:rsidRPr="0013575A">
        <w:t>_</w:t>
      </w:r>
      <w:proofErr w:type="spellStart"/>
      <w:r w:rsidRPr="007273C4">
        <w:rPr>
          <w:lang w:val="en-US"/>
        </w:rPr>
        <w:t>erz</w:t>
      </w:r>
      <w:proofErr w:type="spellEnd"/>
      <w:r w:rsidRPr="0013575A">
        <w:t>_</w:t>
      </w:r>
      <w:r w:rsidRPr="007273C4">
        <w:rPr>
          <w:lang w:val="en-US"/>
        </w:rPr>
        <w:t>attachments</w:t>
      </w:r>
      <w:r w:rsidRPr="0013575A">
        <w:t>_</w:t>
      </w:r>
      <w:r w:rsidRPr="007273C4">
        <w:rPr>
          <w:lang w:val="en-US"/>
        </w:rPr>
        <w:t>session</w:t>
      </w:r>
      <w:r w:rsidRPr="0013575A">
        <w:t>_</w:t>
      </w:r>
      <w:r w:rsidRPr="007273C4">
        <w:rPr>
          <w:lang w:val="en-US"/>
        </w:rPr>
        <w:t>payer</w:t>
      </w:r>
      <w:proofErr w:type="gramStart"/>
      <w:r>
        <w:t xml:space="preserve"> )</w:t>
      </w:r>
      <w:proofErr w:type="gramEnd"/>
      <w:r>
        <w:t xml:space="preserve"> в статус «</w:t>
      </w:r>
      <w:r w:rsidRPr="00154922">
        <w:rPr>
          <w:b/>
          <w:i/>
        </w:rPr>
        <w:t>Отправка ИП</w:t>
      </w:r>
      <w:r>
        <w:t xml:space="preserve">» и </w:t>
      </w:r>
      <w:r w:rsidR="00953757">
        <w:t xml:space="preserve"> отправляет</w:t>
      </w:r>
      <w:r w:rsidR="00475DC9" w:rsidRPr="007273C4">
        <w:t xml:space="preserve"> </w:t>
      </w:r>
      <w:r w:rsidR="00953757">
        <w:t xml:space="preserve">эту </w:t>
      </w:r>
      <w:r w:rsidR="00475DC9" w:rsidRPr="007273C4">
        <w:t xml:space="preserve"> ИП в АИС ОМС. </w:t>
      </w:r>
    </w:p>
    <w:p w14:paraId="06B17D64" w14:textId="3BCE02D7" w:rsidR="00217413" w:rsidRDefault="0013575A" w:rsidP="00475DC9">
      <w:pPr>
        <w:pStyle w:val="a0"/>
        <w:numPr>
          <w:ilvl w:val="0"/>
          <w:numId w:val="18"/>
        </w:numPr>
        <w:tabs>
          <w:tab w:val="left" w:pos="993"/>
        </w:tabs>
        <w:spacing w:before="0" w:after="200"/>
        <w:jc w:val="left"/>
      </w:pPr>
      <w:r>
        <w:t xml:space="preserve">Система переводит ИП (сущность </w:t>
      </w:r>
      <w:proofErr w:type="spellStart"/>
      <w:r w:rsidRPr="007273C4">
        <w:rPr>
          <w:lang w:val="en-US"/>
        </w:rPr>
        <w:t>spu</w:t>
      </w:r>
      <w:proofErr w:type="spellEnd"/>
      <w:r w:rsidRPr="0013575A">
        <w:t>_</w:t>
      </w:r>
      <w:proofErr w:type="spellStart"/>
      <w:r w:rsidRPr="007273C4">
        <w:rPr>
          <w:lang w:val="en-US"/>
        </w:rPr>
        <w:t>erz</w:t>
      </w:r>
      <w:proofErr w:type="spellEnd"/>
      <w:r w:rsidRPr="0013575A">
        <w:t>_</w:t>
      </w:r>
      <w:r w:rsidRPr="007273C4">
        <w:rPr>
          <w:lang w:val="en-US"/>
        </w:rPr>
        <w:t>attachments</w:t>
      </w:r>
      <w:r w:rsidRPr="0013575A">
        <w:t>_</w:t>
      </w:r>
      <w:r w:rsidRPr="007273C4">
        <w:rPr>
          <w:lang w:val="en-US"/>
        </w:rPr>
        <w:t>session</w:t>
      </w:r>
      <w:r w:rsidRPr="0013575A">
        <w:t>_</w:t>
      </w:r>
      <w:r w:rsidRPr="007273C4">
        <w:rPr>
          <w:lang w:val="en-US"/>
        </w:rPr>
        <w:t>payer</w:t>
      </w:r>
      <w:proofErr w:type="gramStart"/>
      <w:r>
        <w:t xml:space="preserve"> )</w:t>
      </w:r>
      <w:proofErr w:type="gramEnd"/>
      <w:r>
        <w:t xml:space="preserve"> в статус «</w:t>
      </w:r>
      <w:r w:rsidRPr="00154922">
        <w:rPr>
          <w:b/>
          <w:i/>
        </w:rPr>
        <w:t>Ожидание подтверждения</w:t>
      </w:r>
      <w:r>
        <w:t>» и  ожидает</w:t>
      </w:r>
      <w:r w:rsidR="001C5D3E">
        <w:t xml:space="preserve"> </w:t>
      </w:r>
      <w:r>
        <w:t>подтверждение приема от СМО.</w:t>
      </w:r>
      <w:r w:rsidR="002216CA">
        <w:t xml:space="preserve"> </w:t>
      </w:r>
    </w:p>
    <w:p w14:paraId="7D0B1624" w14:textId="1739E8EB" w:rsidR="00F04994" w:rsidRDefault="002216CA" w:rsidP="00154922">
      <w:pPr>
        <w:pStyle w:val="a0"/>
        <w:numPr>
          <w:ilvl w:val="0"/>
          <w:numId w:val="18"/>
        </w:numPr>
        <w:tabs>
          <w:tab w:val="left" w:pos="993"/>
        </w:tabs>
        <w:spacing w:before="0" w:after="200"/>
        <w:jc w:val="left"/>
      </w:pPr>
      <w:r>
        <w:t xml:space="preserve">СМО отправляет ответ в АИС ОМС о том, что ИП успешно </w:t>
      </w:r>
      <w:proofErr w:type="gramStart"/>
      <w:r>
        <w:t>принята</w:t>
      </w:r>
      <w:proofErr w:type="gramEnd"/>
      <w:r>
        <w:t xml:space="preserve">. </w:t>
      </w:r>
      <w:r w:rsidR="00154922">
        <w:t>Это сообщение вида «OMS#&lt;</w:t>
      </w:r>
      <w:proofErr w:type="spellStart"/>
      <w:r w:rsidR="00154922">
        <w:t>yyyymm</w:t>
      </w:r>
      <w:proofErr w:type="spellEnd"/>
      <w:r w:rsidR="00154922">
        <w:t>&gt;#&lt;</w:t>
      </w:r>
      <w:proofErr w:type="spellStart"/>
      <w:r w:rsidR="00154922">
        <w:t>lpuid</w:t>
      </w:r>
      <w:proofErr w:type="spellEnd"/>
      <w:r w:rsidR="00154922">
        <w:t>&gt;#&lt;</w:t>
      </w:r>
      <w:proofErr w:type="spellStart"/>
      <w:r w:rsidR="00154922">
        <w:t>result</w:t>
      </w:r>
      <w:proofErr w:type="spellEnd"/>
      <w:r w:rsidR="00154922">
        <w:t>&gt;#</w:t>
      </w:r>
      <w:proofErr w:type="spellStart"/>
      <w:r w:rsidR="00154922">
        <w:t>gp</w:t>
      </w:r>
      <w:proofErr w:type="spellEnd"/>
      <w:r w:rsidR="00154922">
        <w:t xml:space="preserve">» с кодом </w:t>
      </w:r>
      <w:proofErr w:type="spellStart"/>
      <w:r w:rsidR="00154922">
        <w:t>result</w:t>
      </w:r>
      <w:proofErr w:type="spellEnd"/>
      <w:r w:rsidR="00154922">
        <w:t xml:space="preserve"> = 01, </w:t>
      </w:r>
      <w:proofErr w:type="spellStart"/>
      <w:r w:rsidR="00154922">
        <w:t>correlationID</w:t>
      </w:r>
      <w:proofErr w:type="spellEnd"/>
      <w:r w:rsidR="00154922">
        <w:t xml:space="preserve"> = ID исходящей ИП. </w:t>
      </w:r>
      <w:r>
        <w:t>Система устанавливает статус ИП  «</w:t>
      </w:r>
      <w:r w:rsidRPr="00154922">
        <w:rPr>
          <w:b/>
          <w:i/>
        </w:rPr>
        <w:t>Получено СМО</w:t>
      </w:r>
      <w:r>
        <w:t>».</w:t>
      </w:r>
      <w:r w:rsidR="00420615">
        <w:t xml:space="preserve"> </w:t>
      </w:r>
    </w:p>
    <w:p w14:paraId="2B1B6ECC" w14:textId="567663D2" w:rsidR="00BD36D4" w:rsidRDefault="00BD36D4" w:rsidP="00154922">
      <w:pPr>
        <w:pStyle w:val="a0"/>
        <w:numPr>
          <w:ilvl w:val="0"/>
          <w:numId w:val="18"/>
        </w:numPr>
        <w:tabs>
          <w:tab w:val="left" w:pos="993"/>
        </w:tabs>
        <w:spacing w:before="0" w:after="200"/>
        <w:jc w:val="left"/>
      </w:pPr>
      <w:r>
        <w:t>Успешное завершение.</w:t>
      </w:r>
    </w:p>
    <w:p w14:paraId="7A1E197C" w14:textId="77777777" w:rsidR="00475DC9" w:rsidRPr="007273C4" w:rsidRDefault="00475DC9" w:rsidP="00475DC9">
      <w:pPr>
        <w:ind w:left="720"/>
      </w:pPr>
      <w:r w:rsidRPr="007273C4">
        <w:rPr>
          <w:b/>
        </w:rPr>
        <w:t>Возможные альтернативы</w:t>
      </w:r>
      <w:r w:rsidRPr="007273C4">
        <w:t>:</w:t>
      </w:r>
    </w:p>
    <w:p w14:paraId="26DC4B1E" w14:textId="7D85EE9C" w:rsidR="00BE2382" w:rsidRDefault="00BE2382" w:rsidP="004E308A">
      <w:pPr>
        <w:ind w:left="720"/>
      </w:pPr>
      <w:r>
        <w:t xml:space="preserve">1а. В запросе от ИШ ЕРЗ получено 0 новых прикреплений в отчетный период. </w:t>
      </w:r>
      <w:r w:rsidR="00DC25CB">
        <w:t xml:space="preserve">Система формирует </w:t>
      </w:r>
      <w:r>
        <w:t xml:space="preserve">ИП </w:t>
      </w:r>
      <w:r w:rsidR="00DC25CB">
        <w:t xml:space="preserve">с пустым реестром </w:t>
      </w:r>
      <w:r w:rsidR="00053169">
        <w:t>и отправля</w:t>
      </w:r>
      <w:r w:rsidR="00DC25CB">
        <w:t>ет ее обычным образом</w:t>
      </w:r>
      <w:r>
        <w:t xml:space="preserve">. </w:t>
      </w:r>
      <w:r w:rsidR="00053169">
        <w:t>Файл паспорта реестра также формируется и отправляется</w:t>
      </w:r>
      <w:r>
        <w:t>.</w:t>
      </w:r>
      <w:r w:rsidR="00FD4A24">
        <w:t xml:space="preserve"> Переход к ш.</w:t>
      </w:r>
      <w:r w:rsidR="003B6C20">
        <w:t xml:space="preserve"> 2</w:t>
      </w:r>
      <w:r w:rsidR="004F6A47">
        <w:t>.</w:t>
      </w:r>
    </w:p>
    <w:p w14:paraId="6A54025E" w14:textId="77777777" w:rsidR="004F6A47" w:rsidRDefault="004F6A47" w:rsidP="004F6A47">
      <w:pPr>
        <w:ind w:left="720"/>
      </w:pPr>
      <w:r>
        <w:t>1б. Система не смогла определить «Код МФГОМС» МО -  не указан или значение не соответствует справочнику «МО системы ОМС г. Москвы» – «</w:t>
      </w:r>
      <w:proofErr w:type="spellStart"/>
      <w:r>
        <w:t>SPRLPUxx.dbf</w:t>
      </w:r>
      <w:proofErr w:type="spellEnd"/>
      <w:r>
        <w:t>».  Выводить сообщение «Некорректный код МО. Отправка невозможна. Обратитесь в службу техподдержки». Сценарий завершен.</w:t>
      </w:r>
    </w:p>
    <w:p w14:paraId="2AB90637" w14:textId="372A1FFF" w:rsidR="00B657C0" w:rsidDel="007E16AE" w:rsidRDefault="00B657C0">
      <w:pPr>
        <w:ind w:left="720"/>
        <w:rPr>
          <w:del w:id="467" w:author="Автор"/>
        </w:rPr>
      </w:pPr>
      <w:r>
        <w:t>1в</w:t>
      </w:r>
      <w:r w:rsidR="000B7388">
        <w:t>.</w:t>
      </w:r>
      <w:r>
        <w:t xml:space="preserve"> </w:t>
      </w:r>
      <w:ins w:id="468" w:author="Автор">
        <w:r w:rsidR="007E16AE">
          <w:t xml:space="preserve">Если </w:t>
        </w:r>
      </w:ins>
      <w:del w:id="469" w:author="Автор">
        <w:r w:rsidDel="007E16AE">
          <w:delText>Д</w:delText>
        </w:r>
      </w:del>
      <w:ins w:id="470" w:author="Автор">
        <w:r w:rsidR="007E16AE">
          <w:t>д</w:t>
        </w:r>
      </w:ins>
      <w:r>
        <w:t xml:space="preserve">ата последнего запроса в ИШ ЕРЗ не попадает в отрезок дат </w:t>
      </w:r>
      <w:proofErr w:type="spellStart"/>
      <w:r>
        <w:t>erz.attachments.startDay</w:t>
      </w:r>
      <w:proofErr w:type="spellEnd"/>
      <w:r>
        <w:t xml:space="preserve"> и </w:t>
      </w:r>
      <w:proofErr w:type="spellStart"/>
      <w:r>
        <w:t>erz.attachments.endDay</w:t>
      </w:r>
      <w:proofErr w:type="spellEnd"/>
      <w:ins w:id="471" w:author="Автор">
        <w:r w:rsidR="007E16AE">
          <w:t xml:space="preserve">, то выполнение </w:t>
        </w:r>
        <w:r w:rsidR="007E16AE" w:rsidRPr="007E16AE">
          <w:t>UC «Сформировать и отправить ИП»</w:t>
        </w:r>
        <w:r w:rsidR="007E16AE">
          <w:t xml:space="preserve"> невозможно</w:t>
        </w:r>
      </w:ins>
      <w:r>
        <w:t>. Выводить сообщение «</w:t>
      </w:r>
      <w:del w:id="472" w:author="Автор">
        <w:r w:rsidR="002D6EB9" w:rsidRPr="002D6EB9" w:rsidDel="007E16AE">
          <w:delText>Дата последнего запроса не совпадает с допустимым диапазоном дат отправки ИП</w:delText>
        </w:r>
      </w:del>
      <w:ins w:id="473" w:author="Автор">
        <w:r w:rsidR="007E16AE">
          <w:t>Прикрепления давно не обновлялись. Прежде чем отправить их в СМО, запросите новые в ЕРЗ</w:t>
        </w:r>
      </w:ins>
      <w:r>
        <w:t>»</w:t>
      </w:r>
      <w:ins w:id="474" w:author="Автор">
        <w:r w:rsidR="00CF4CC5" w:rsidRPr="00CF4CC5">
          <w:t xml:space="preserve"> </w:t>
        </w:r>
        <w:r w:rsidR="00CF4CC5">
          <w:t>- сообщение появляется каждый раз, когда впервые за день пользователь заходит на страницу и когда пользователь наводит курсор на ссылку «Отправить»</w:t>
        </w:r>
      </w:ins>
      <w:del w:id="475" w:author="Автор">
        <w:r w:rsidDel="007E16AE">
          <w:delText xml:space="preserve"> с возможностью продолжения или отмены формирования и отправки ИП</w:delText>
        </w:r>
      </w:del>
      <w:r>
        <w:t>. Далее</w:t>
      </w:r>
      <w:ins w:id="476" w:author="Автор">
        <w:r w:rsidR="007E16AE">
          <w:t xml:space="preserve"> </w:t>
        </w:r>
      </w:ins>
      <w:del w:id="477" w:author="Автор">
        <w:r w:rsidDel="007E16AE">
          <w:delText>:</w:delText>
        </w:r>
      </w:del>
    </w:p>
    <w:p w14:paraId="21F95A8F" w14:textId="168441FF" w:rsidR="00B657C0" w:rsidDel="007E16AE" w:rsidRDefault="00B657C0" w:rsidP="007E16AE">
      <w:pPr>
        <w:ind w:left="720"/>
        <w:rPr>
          <w:del w:id="478" w:author="Автор"/>
        </w:rPr>
      </w:pPr>
      <w:del w:id="479" w:author="Автор">
        <w:r w:rsidRPr="00B657C0" w:rsidDel="007E16AE">
          <w:delText>Либо завершение сценария без успеха, если оператор выбирает отмену формирования и отправки ИП.</w:delText>
        </w:r>
      </w:del>
    </w:p>
    <w:p w14:paraId="7613E3C2" w14:textId="3C078585" w:rsidR="00B657C0" w:rsidRDefault="00B657C0" w:rsidP="007E16AE">
      <w:pPr>
        <w:ind w:left="720"/>
      </w:pPr>
      <w:del w:id="480" w:author="Автор">
        <w:r w:rsidRPr="00B657C0" w:rsidDel="007E16AE">
          <w:delText xml:space="preserve">Либо </w:delText>
        </w:r>
      </w:del>
      <w:r w:rsidRPr="00B657C0">
        <w:t>переход к</w:t>
      </w:r>
      <w:del w:id="481" w:author="Автор">
        <w:r w:rsidRPr="00B657C0" w:rsidDel="007E16AE">
          <w:delText xml:space="preserve"> ш. 2, если оператор выбирает продолжение формирования и отправки ИП.</w:delText>
        </w:r>
      </w:del>
      <w:ins w:id="482" w:author="Автор">
        <w:r w:rsidR="007E16AE">
          <w:t xml:space="preserve"> </w:t>
        </w:r>
        <w:r w:rsidR="007E16AE" w:rsidRPr="007E16AE">
          <w:t>UC «Получить и отобразить данные из ИШ ЕРЗ»</w:t>
        </w:r>
        <w:r w:rsidR="007E16AE">
          <w:t>.</w:t>
        </w:r>
        <w:r w:rsidR="007E16AE" w:rsidRPr="007E16AE">
          <w:t xml:space="preserve"> </w:t>
        </w:r>
        <w:r w:rsidR="007E16AE">
          <w:t xml:space="preserve"> </w:t>
        </w:r>
      </w:ins>
    </w:p>
    <w:p w14:paraId="5EAB4404" w14:textId="2B7D270A" w:rsidR="00585A18" w:rsidRDefault="00585A18" w:rsidP="00585A18">
      <w:pPr>
        <w:ind w:left="720"/>
        <w:rPr>
          <w:ins w:id="483" w:author="Автор"/>
        </w:rPr>
      </w:pPr>
      <w:ins w:id="484" w:author="Автор">
        <w:r>
          <w:t xml:space="preserve">1г. Отправка посылок доступна с </w:t>
        </w:r>
        <w:del w:id="485" w:author="Автор">
          <w:r w:rsidDel="00C0032F">
            <w:delText>20</w:delText>
          </w:r>
        </w:del>
        <w:r w:rsidR="00C0032F">
          <w:t>X</w:t>
        </w:r>
        <w:r>
          <w:t xml:space="preserve"> по </w:t>
        </w:r>
        <w:del w:id="486" w:author="Автор">
          <w:r w:rsidDel="00C0032F">
            <w:delText>1</w:delText>
          </w:r>
        </w:del>
        <w:r w:rsidR="00C0032F">
          <w:t>Y</w:t>
        </w:r>
        <w:r>
          <w:t xml:space="preserve"> число месяца текущего отчетного периода. Если в выбранном отчетном периоде, отправка посылок ЕЩЕ невозможна – период отправки еще не наступил, то выполнение UC «Сформировать и отправить ИП» невозможно. Выводить сообщение «Прикрепления можно отправлять с </w:t>
        </w:r>
        <w:r w:rsidR="00874C3E">
          <w:t>X</w:t>
        </w:r>
        <w:del w:id="487" w:author="Автор">
          <w:r w:rsidDel="00874C3E">
            <w:delText>5</w:delText>
          </w:r>
        </w:del>
        <w:r>
          <w:t xml:space="preserve"> по </w:t>
        </w:r>
        <w:del w:id="488" w:author="Автор">
          <w:r w:rsidDel="00874C3E">
            <w:delText>20</w:delText>
          </w:r>
        </w:del>
        <w:r w:rsidR="00874C3E">
          <w:t>Y</w:t>
        </w:r>
        <w:r>
          <w:t xml:space="preserve"> число». При недоступности отправки колонка «Действия» </w:t>
        </w:r>
        <w:proofErr w:type="spellStart"/>
        <w:r>
          <w:t>скрыта</w:t>
        </w:r>
        <w:proofErr w:type="gramStart"/>
        <w:r>
          <w:t>.С</w:t>
        </w:r>
        <w:proofErr w:type="gramEnd"/>
        <w:r>
          <w:t>ценарий</w:t>
        </w:r>
        <w:proofErr w:type="spellEnd"/>
        <w:r>
          <w:t xml:space="preserve"> завершен.</w:t>
        </w:r>
      </w:ins>
    </w:p>
    <w:p w14:paraId="2BDEEB65" w14:textId="075BD8B9" w:rsidR="00B657C0" w:rsidRDefault="00585A18" w:rsidP="00585A18">
      <w:pPr>
        <w:ind w:left="720"/>
        <w:rPr>
          <w:ins w:id="489" w:author="Автор"/>
        </w:rPr>
      </w:pPr>
      <w:ins w:id="490" w:author="Автор">
        <w:r>
          <w:t xml:space="preserve">1д. Отправка посылок доступна с </w:t>
        </w:r>
        <w:del w:id="491" w:author="Автор">
          <w:r w:rsidDel="00C0032F">
            <w:delText>20</w:delText>
          </w:r>
        </w:del>
        <w:r w:rsidR="00C0032F">
          <w:t>X</w:t>
        </w:r>
        <w:r>
          <w:t xml:space="preserve"> по </w:t>
        </w:r>
        <w:del w:id="492" w:author="Автор">
          <w:r w:rsidDel="00C0032F">
            <w:delText>1</w:delText>
          </w:r>
        </w:del>
        <w:r w:rsidR="00C0032F">
          <w:t>Y</w:t>
        </w:r>
        <w:r>
          <w:t xml:space="preserve"> число месяца текущего отчетного периода. Если в выбранном отчетном периоде, отправка посылок УЖЕ невозможна – период отправки уже прошел, то выполнение UC </w:t>
        </w:r>
        <w:r>
          <w:lastRenderedPageBreak/>
          <w:t>«Сформировать и отправить ИП» невозможно. Выводить сообщение «Этот период закончился. Отправить прикрепления нельзя». При недоступности отправки колонка «Действия» скрыта. Сценарий завершен.</w:t>
        </w:r>
      </w:ins>
    </w:p>
    <w:p w14:paraId="0A7105DC" w14:textId="77777777" w:rsidR="00585A18" w:rsidRDefault="00585A18" w:rsidP="00585A18">
      <w:pPr>
        <w:ind w:left="720"/>
      </w:pPr>
    </w:p>
    <w:p w14:paraId="5660A1E5" w14:textId="4928B1E6" w:rsidR="00CC6A82" w:rsidRDefault="00217413" w:rsidP="004E308A">
      <w:pPr>
        <w:ind w:left="720"/>
      </w:pPr>
      <w:r>
        <w:t>3</w:t>
      </w:r>
      <w:r w:rsidR="0013575A">
        <w:t>а</w:t>
      </w:r>
      <w:r w:rsidR="00CC6A82">
        <w:t xml:space="preserve"> Система выполнила отправку в АИС ОМС, но </w:t>
      </w:r>
      <w:r w:rsidR="007F57BF">
        <w:t>м</w:t>
      </w:r>
      <w:r w:rsidR="007F57BF" w:rsidRPr="007F57BF">
        <w:t xml:space="preserve">етод </w:t>
      </w:r>
      <w:proofErr w:type="spellStart"/>
      <w:r w:rsidR="007F57BF" w:rsidRPr="007F57BF">
        <w:t>SendMessage</w:t>
      </w:r>
      <w:proofErr w:type="spellEnd"/>
      <w:r w:rsidR="007F57BF" w:rsidRPr="007F57BF">
        <w:t xml:space="preserve"> вернул ошибку</w:t>
      </w:r>
      <w:r w:rsidR="00CC6A82">
        <w:t xml:space="preserve">. </w:t>
      </w:r>
      <w:r w:rsidR="0013575A">
        <w:t xml:space="preserve">Система переводит </w:t>
      </w:r>
      <w:r w:rsidR="001C0AFE">
        <w:t xml:space="preserve">реестр </w:t>
      </w:r>
      <w:r w:rsidR="0013575A">
        <w:t>в статус «</w:t>
      </w:r>
      <w:r w:rsidR="0013575A" w:rsidRPr="00154922">
        <w:rPr>
          <w:b/>
          <w:i/>
        </w:rPr>
        <w:t>Ошибка отправки</w:t>
      </w:r>
      <w:r w:rsidR="0013575A">
        <w:t xml:space="preserve">». </w:t>
      </w:r>
      <w:r w:rsidR="0071274F">
        <w:t>Далее либо завершение сценария без успеха, либо Оператор при выполнении основного сценария в фоновом режиме нажимает гиперссылку «</w:t>
      </w:r>
      <w:r w:rsidR="00CC132E">
        <w:t>Отправить повторно</w:t>
      </w:r>
      <w:r w:rsidR="0071274F">
        <w:t>»</w:t>
      </w:r>
      <w:r w:rsidR="00BE2F2A">
        <w:t>, Система устанавливает статус реестра «</w:t>
      </w:r>
      <w:r w:rsidR="00BE2F2A" w:rsidRPr="00BE2F2A">
        <w:rPr>
          <w:b/>
          <w:i/>
        </w:rPr>
        <w:t>Готово к отправке</w:t>
      </w:r>
      <w:r w:rsidR="00BE2F2A">
        <w:t>»</w:t>
      </w:r>
      <w:r w:rsidR="0071274F">
        <w:t>,</w:t>
      </w:r>
      <w:r w:rsidR="00BE2F2A">
        <w:t xml:space="preserve"> </w:t>
      </w:r>
      <w:r w:rsidR="0071274F">
        <w:t>и следует переход к ш.1.</w:t>
      </w:r>
    </w:p>
    <w:p w14:paraId="7FFB2106" w14:textId="77777777" w:rsidR="009030B6" w:rsidRDefault="00217413" w:rsidP="004E308A">
      <w:pPr>
        <w:ind w:left="720"/>
      </w:pPr>
      <w:r>
        <w:t>4</w:t>
      </w:r>
      <w:r w:rsidR="0013575A">
        <w:t>а</w:t>
      </w:r>
      <w:proofErr w:type="gramStart"/>
      <w:r w:rsidR="0013575A">
        <w:t xml:space="preserve"> </w:t>
      </w:r>
      <w:r>
        <w:t>И</w:t>
      </w:r>
      <w:proofErr w:type="gramEnd"/>
      <w:r w:rsidR="0013575A">
        <w:t>з СМО</w:t>
      </w:r>
      <w:r w:rsidRPr="00217413">
        <w:t xml:space="preserve"> </w:t>
      </w:r>
      <w:r>
        <w:t xml:space="preserve">Система получила </w:t>
      </w:r>
      <w:r w:rsidR="00154922">
        <w:t xml:space="preserve">сообщение </w:t>
      </w:r>
      <w:r w:rsidR="00154922" w:rsidRPr="00154922">
        <w:t>вида «OMS#&lt;</w:t>
      </w:r>
      <w:proofErr w:type="spellStart"/>
      <w:r w:rsidR="00154922" w:rsidRPr="00154922">
        <w:t>yyyymm</w:t>
      </w:r>
      <w:proofErr w:type="spellEnd"/>
      <w:r w:rsidR="00154922" w:rsidRPr="00154922">
        <w:t>&gt;#&lt;</w:t>
      </w:r>
      <w:proofErr w:type="spellStart"/>
      <w:r w:rsidR="00154922" w:rsidRPr="00154922">
        <w:t>lpuid</w:t>
      </w:r>
      <w:proofErr w:type="spellEnd"/>
      <w:r w:rsidR="00154922" w:rsidRPr="00154922">
        <w:t>&gt;#&lt;</w:t>
      </w:r>
      <w:proofErr w:type="spellStart"/>
      <w:r w:rsidR="00154922" w:rsidRPr="00154922">
        <w:t>result</w:t>
      </w:r>
      <w:proofErr w:type="spellEnd"/>
      <w:r w:rsidR="00154922" w:rsidRPr="00154922">
        <w:t>&gt;#</w:t>
      </w:r>
      <w:proofErr w:type="spellStart"/>
      <w:r w:rsidR="00154922" w:rsidRPr="00154922">
        <w:t>gp</w:t>
      </w:r>
      <w:proofErr w:type="spellEnd"/>
      <w:r w:rsidR="00154922" w:rsidRPr="00154922">
        <w:t xml:space="preserve">» с кодом </w:t>
      </w:r>
      <w:proofErr w:type="spellStart"/>
      <w:r w:rsidR="00154922" w:rsidRPr="00154922">
        <w:t>result</w:t>
      </w:r>
      <w:proofErr w:type="spellEnd"/>
      <w:r w:rsidR="00154922" w:rsidRPr="00154922">
        <w:t xml:space="preserve"> не равно 01, </w:t>
      </w:r>
      <w:proofErr w:type="spellStart"/>
      <w:r w:rsidR="00154922" w:rsidRPr="00154922">
        <w:t>correlationID</w:t>
      </w:r>
      <w:proofErr w:type="spellEnd"/>
      <w:r w:rsidR="00154922" w:rsidRPr="00154922">
        <w:t xml:space="preserve"> = ID исходящей ИП</w:t>
      </w:r>
      <w:r w:rsidR="0013575A">
        <w:t xml:space="preserve">. Система переводит </w:t>
      </w:r>
      <w:r w:rsidR="001C0AFE">
        <w:t xml:space="preserve">реестр </w:t>
      </w:r>
      <w:r w:rsidR="0013575A">
        <w:t>в статус «</w:t>
      </w:r>
      <w:r w:rsidR="0013575A" w:rsidRPr="00154922">
        <w:rPr>
          <w:b/>
          <w:i/>
        </w:rPr>
        <w:t>Ошибка получения ИП</w:t>
      </w:r>
      <w:r w:rsidR="0013575A">
        <w:t xml:space="preserve">». </w:t>
      </w:r>
      <w:r w:rsidR="009030B6">
        <w:t>Далее:</w:t>
      </w:r>
    </w:p>
    <w:p w14:paraId="20827755" w14:textId="34E30246" w:rsidR="0013575A" w:rsidRDefault="009030B6" w:rsidP="009030B6">
      <w:pPr>
        <w:numPr>
          <w:ilvl w:val="0"/>
          <w:numId w:val="47"/>
        </w:numPr>
      </w:pPr>
      <w:r>
        <w:t xml:space="preserve">Переход к ш.4, если СМО присылает </w:t>
      </w:r>
      <w:r w:rsidR="00F93126">
        <w:t xml:space="preserve">соответствующее </w:t>
      </w:r>
      <w:r>
        <w:t>сообщение.</w:t>
      </w:r>
    </w:p>
    <w:p w14:paraId="03DAF5C6" w14:textId="3040C259" w:rsidR="00F93126" w:rsidRDefault="00F93126" w:rsidP="009030B6">
      <w:pPr>
        <w:numPr>
          <w:ilvl w:val="0"/>
          <w:numId w:val="47"/>
        </w:numPr>
      </w:pPr>
      <w:r>
        <w:t>Переход к 4б, если СМО присылает соответствующее сообщение</w:t>
      </w:r>
      <w:r w:rsidR="00F2353A">
        <w:t>.</w:t>
      </w:r>
    </w:p>
    <w:p w14:paraId="02136534" w14:textId="393D927B" w:rsidR="00F93126" w:rsidRDefault="00F93126" w:rsidP="009030B6">
      <w:pPr>
        <w:numPr>
          <w:ilvl w:val="0"/>
          <w:numId w:val="47"/>
        </w:numPr>
      </w:pPr>
      <w:r>
        <w:t>При выполнении основного сценария в фоновом режиме на этом шаге Оператор может нажать гиперссылку «</w:t>
      </w:r>
      <w:r w:rsidR="00CC132E">
        <w:t>Отправить повторно</w:t>
      </w:r>
      <w:r>
        <w:t>»</w:t>
      </w:r>
      <w:r w:rsidR="008A0B85">
        <w:t>,</w:t>
      </w:r>
      <w:r w:rsidR="008A0B85" w:rsidRPr="008A0B85">
        <w:t xml:space="preserve"> </w:t>
      </w:r>
      <w:r w:rsidR="008A0B85">
        <w:t>Система устанавливает статус реестра «</w:t>
      </w:r>
      <w:r w:rsidR="008A0B85" w:rsidRPr="00BE2F2A">
        <w:rPr>
          <w:b/>
          <w:i/>
        </w:rPr>
        <w:t>Готово к отправке</w:t>
      </w:r>
      <w:r w:rsidR="008A0B85">
        <w:t>»</w:t>
      </w:r>
      <w:r w:rsidR="00253B8A">
        <w:t>. Переход к ш.1</w:t>
      </w:r>
      <w:r w:rsidR="00164971">
        <w:t xml:space="preserve"> для просмотра списка реестров и их статусов</w:t>
      </w:r>
      <w:r w:rsidR="00253B8A">
        <w:t>.</w:t>
      </w:r>
    </w:p>
    <w:p w14:paraId="086FBD52" w14:textId="05F0249F" w:rsidR="00420615" w:rsidRDefault="00420615" w:rsidP="00C7594B">
      <w:pPr>
        <w:ind w:left="720"/>
      </w:pPr>
      <w:r>
        <w:t>4б</w:t>
      </w:r>
      <w:proofErr w:type="gramStart"/>
      <w:r w:rsidR="00C7594B">
        <w:t xml:space="preserve"> И</w:t>
      </w:r>
      <w:proofErr w:type="gramEnd"/>
      <w:r w:rsidR="00C7594B">
        <w:t xml:space="preserve">з СМО Система получила </w:t>
      </w:r>
      <w:proofErr w:type="spellStart"/>
      <w:r w:rsidR="00C7594B">
        <w:t>сообщеие</w:t>
      </w:r>
      <w:proofErr w:type="spellEnd"/>
      <w:r w:rsidR="00C7594B">
        <w:t xml:space="preserve"> вида «Получено сообщение вида «OMS#&lt;</w:t>
      </w:r>
      <w:proofErr w:type="spellStart"/>
      <w:r w:rsidR="00C7594B">
        <w:t>yyyymm</w:t>
      </w:r>
      <w:proofErr w:type="spellEnd"/>
      <w:r w:rsidR="00C7594B">
        <w:t>&gt;#&lt;</w:t>
      </w:r>
      <w:proofErr w:type="spellStart"/>
      <w:r w:rsidR="00C7594B">
        <w:t>lpuid</w:t>
      </w:r>
      <w:proofErr w:type="spellEnd"/>
      <w:r w:rsidR="00C7594B">
        <w:t>&gt;##</w:t>
      </w:r>
      <w:proofErr w:type="spellStart"/>
      <w:r w:rsidR="00C7594B">
        <w:t>gp</w:t>
      </w:r>
      <w:proofErr w:type="spellEnd"/>
      <w:r w:rsidR="00C7594B">
        <w:t xml:space="preserve">», </w:t>
      </w:r>
      <w:proofErr w:type="spellStart"/>
      <w:r w:rsidR="00C7594B">
        <w:t>correlationID</w:t>
      </w:r>
      <w:proofErr w:type="spellEnd"/>
      <w:r w:rsidR="00C7594B">
        <w:t xml:space="preserve"> = ID исходящей ИП, ИП успешно загружена»</w:t>
      </w:r>
      <w:r w:rsidR="001C0AFE">
        <w:t>.</w:t>
      </w:r>
      <w:r w:rsidR="00C7594B">
        <w:t xml:space="preserve"> Переход к выполнению сценария </w:t>
      </w:r>
      <w:r w:rsidR="00623084">
        <w:fldChar w:fldCharType="begin"/>
      </w:r>
      <w:r w:rsidR="00623084">
        <w:instrText xml:space="preserve"> REF _Ref399841424 \h </w:instrText>
      </w:r>
      <w:r w:rsidR="00623084">
        <w:fldChar w:fldCharType="separate"/>
      </w:r>
      <w:r w:rsidR="00623084" w:rsidRPr="007273C4">
        <w:t>Получение ответной посылки из СМО (</w:t>
      </w:r>
      <w:r w:rsidR="00623084" w:rsidRPr="007273C4">
        <w:rPr>
          <w:lang w:val="en-US"/>
        </w:rPr>
        <w:t>FR</w:t>
      </w:r>
      <w:r w:rsidR="00623084" w:rsidRPr="007273C4">
        <w:t>5)</w:t>
      </w:r>
      <w:r w:rsidR="00623084">
        <w:fldChar w:fldCharType="end"/>
      </w:r>
      <w:r w:rsidR="00623084">
        <w:t xml:space="preserve"> (см. </w:t>
      </w:r>
      <w:r w:rsidR="00623084">
        <w:fldChar w:fldCharType="begin"/>
      </w:r>
      <w:r w:rsidR="00623084">
        <w:instrText xml:space="preserve"> REF _Ref440542641 \r \h </w:instrText>
      </w:r>
      <w:r w:rsidR="00623084">
        <w:fldChar w:fldCharType="separate"/>
      </w:r>
      <w:r w:rsidR="00623084">
        <w:t>5.1</w:t>
      </w:r>
      <w:r w:rsidR="00623084">
        <w:fldChar w:fldCharType="end"/>
      </w:r>
      <w:r w:rsidR="00623084">
        <w:t>).</w:t>
      </w:r>
    </w:p>
    <w:p w14:paraId="21826264" w14:textId="77F065A7" w:rsidR="00BD67B4" w:rsidRDefault="00BD67B4" w:rsidP="00C7594B">
      <w:pPr>
        <w:ind w:left="720"/>
      </w:pPr>
      <w:r>
        <w:t>4в</w:t>
      </w:r>
      <w:proofErr w:type="gramStart"/>
      <w:r>
        <w:t xml:space="preserve"> В</w:t>
      </w:r>
      <w:proofErr w:type="gramEnd"/>
      <w:r>
        <w:t xml:space="preserve"> фоновом режиме выполняется основной сценарий (см.</w:t>
      </w:r>
      <w:r>
        <w:fldChar w:fldCharType="begin"/>
      </w:r>
      <w:r>
        <w:instrText xml:space="preserve"> REF _Ref440542691 \r \h </w:instrText>
      </w:r>
      <w:r>
        <w:fldChar w:fldCharType="separate"/>
      </w:r>
      <w:r>
        <w:t>2.4</w:t>
      </w:r>
      <w:r>
        <w:fldChar w:fldCharType="end"/>
      </w:r>
      <w:r>
        <w:t>), т.е. Оператор просматривает список реестров на экране и может инициировать отмену дальнейшей обработки ИП (нажимает кнопку «Отмена») при наличии прав.</w:t>
      </w:r>
      <w:r w:rsidR="00BB4AD0">
        <w:t xml:space="preserve"> </w:t>
      </w:r>
      <w:r w:rsidR="001A646B">
        <w:t>Система переводит статус реестра в «</w:t>
      </w:r>
      <w:r w:rsidR="001A646B" w:rsidRPr="001A646B">
        <w:rPr>
          <w:b/>
          <w:i/>
        </w:rPr>
        <w:t>Отмена</w:t>
      </w:r>
      <w:r w:rsidR="001A646B">
        <w:t xml:space="preserve">». </w:t>
      </w:r>
      <w:r w:rsidR="00BB4AD0">
        <w:t>Завершение сценария без успеха.</w:t>
      </w:r>
    </w:p>
    <w:p w14:paraId="062DE9FB" w14:textId="046464D2" w:rsidR="00CF45FC" w:rsidRDefault="00CF45FC" w:rsidP="00C7594B">
      <w:pPr>
        <w:ind w:left="720"/>
      </w:pPr>
      <w:r>
        <w:t>5а. (то же, что и 4в) В фоновом режиме выполняется основной сценарий (см.</w:t>
      </w:r>
      <w:r>
        <w:fldChar w:fldCharType="begin"/>
      </w:r>
      <w:r>
        <w:instrText xml:space="preserve"> REF _Ref440542691 \r \h </w:instrText>
      </w:r>
      <w:r>
        <w:fldChar w:fldCharType="separate"/>
      </w:r>
      <w:r>
        <w:t>2.4</w:t>
      </w:r>
      <w:r>
        <w:fldChar w:fldCharType="end"/>
      </w:r>
      <w:r>
        <w:t>), т.е. Оператор просматривает список реестров на экране и может инициировать отмену дальнейшей обработки ИП (нажимает кнопку «Отмена») при наличии прав</w:t>
      </w:r>
      <w:r w:rsidR="001A646B" w:rsidRPr="001A646B">
        <w:t xml:space="preserve"> </w:t>
      </w:r>
      <w:r w:rsidR="001A646B">
        <w:t>Система переводит статус реестра в «</w:t>
      </w:r>
      <w:r w:rsidR="001A646B" w:rsidRPr="001A646B">
        <w:rPr>
          <w:b/>
          <w:i/>
        </w:rPr>
        <w:t>Отмена</w:t>
      </w:r>
      <w:proofErr w:type="gramStart"/>
      <w:r w:rsidR="001A646B">
        <w:t>».</w:t>
      </w:r>
      <w:r>
        <w:t xml:space="preserve">. </w:t>
      </w:r>
      <w:proofErr w:type="gramEnd"/>
      <w:r>
        <w:t>Завершение сценария без успеха</w:t>
      </w:r>
    </w:p>
    <w:p w14:paraId="0710B776" w14:textId="77777777" w:rsidR="001C0AFE" w:rsidRDefault="001C0AFE" w:rsidP="004E308A">
      <w:pPr>
        <w:ind w:left="720"/>
      </w:pPr>
    </w:p>
    <w:p w14:paraId="275AE0DE" w14:textId="329C4843" w:rsidR="001C0AFE" w:rsidRPr="001C0AFE" w:rsidRDefault="001C0AFE" w:rsidP="004E308A">
      <w:pPr>
        <w:ind w:left="720"/>
      </w:pPr>
      <w:r>
        <w:rPr>
          <w:i/>
        </w:rPr>
        <w:t>Примечание:</w:t>
      </w:r>
      <w:r>
        <w:t xml:space="preserve"> статус ИП и статус реестра – это</w:t>
      </w:r>
      <w:r w:rsidR="005E48BC">
        <w:t>, в общем случае,</w:t>
      </w:r>
      <w:r>
        <w:t xml:space="preserve"> разны</w:t>
      </w:r>
      <w:r w:rsidR="000C4C73">
        <w:t>е наборы статусов</w:t>
      </w:r>
      <w:r>
        <w:t xml:space="preserve">. Одному реестру может соответствовать несколько ИП. Статус ИП </w:t>
      </w:r>
      <w:r w:rsidR="00025AE0">
        <w:t xml:space="preserve">явно </w:t>
      </w:r>
      <w:r>
        <w:t>не отслеживается в СПУ</w:t>
      </w:r>
      <w:r w:rsidR="00025AE0">
        <w:t xml:space="preserve">, хотя различные стадии обработки </w:t>
      </w:r>
      <w:r w:rsidR="00D05081">
        <w:t xml:space="preserve">последней по времени </w:t>
      </w:r>
      <w:r w:rsidR="00025AE0">
        <w:t>ИП находят отражение в названиях статусов реестра</w:t>
      </w:r>
      <w:r>
        <w:t>.</w:t>
      </w:r>
    </w:p>
    <w:p w14:paraId="252D0C73" w14:textId="77777777" w:rsidR="00475DC9" w:rsidRPr="007273C4" w:rsidRDefault="00475DC9" w:rsidP="00475DC9">
      <w:pPr>
        <w:pStyle w:val="3"/>
      </w:pPr>
      <w:bookmarkStart w:id="493" w:name="_Ref440467451"/>
      <w:bookmarkStart w:id="494" w:name="_Toc454389857"/>
      <w:r w:rsidRPr="007273C4">
        <w:t>Формирование ИП для отправки из МО в СМО</w:t>
      </w:r>
      <w:bookmarkEnd w:id="493"/>
      <w:bookmarkEnd w:id="494"/>
    </w:p>
    <w:p w14:paraId="4C434CE7" w14:textId="77777777" w:rsidR="00475DC9" w:rsidRPr="007273C4" w:rsidRDefault="00475DC9" w:rsidP="00475DC9">
      <w:r w:rsidRPr="007273C4">
        <w:t xml:space="preserve">Формат файлов обмена - MS-DOS DBASE-III; кодовая страница – «866», регистрация кодовой страницы имени файла - обязательна.  При представлении отчётного файла на отчётный период номер месяца и последняя цифра отчётного года  </w:t>
      </w:r>
      <w:proofErr w:type="spellStart"/>
      <w:r w:rsidRPr="007273C4">
        <w:rPr>
          <w:lang w:val="en-US"/>
        </w:rPr>
        <w:t>mmy</w:t>
      </w:r>
      <w:proofErr w:type="spellEnd"/>
      <w:r w:rsidRPr="007273C4">
        <w:t xml:space="preserve"> регистрируется как расширение файла формата </w:t>
      </w:r>
      <w:r w:rsidRPr="007273C4">
        <w:rPr>
          <w:lang w:val="en-US"/>
        </w:rPr>
        <w:t>dbf</w:t>
      </w:r>
      <w:r w:rsidRPr="007273C4">
        <w:t>.</w:t>
      </w:r>
    </w:p>
    <w:p w14:paraId="4CEA0B71" w14:textId="77777777" w:rsidR="00475DC9" w:rsidRPr="007273C4" w:rsidRDefault="00475DC9" w:rsidP="00475DC9">
      <w:pPr>
        <w:spacing w:after="80"/>
      </w:pPr>
      <w:r w:rsidRPr="007273C4">
        <w:rPr>
          <w:bCs/>
        </w:rPr>
        <w:t>И</w:t>
      </w:r>
      <w:r w:rsidRPr="007273C4">
        <w:t>мя файла с данными &lt;</w:t>
      </w:r>
      <w:r w:rsidRPr="007273C4">
        <w:rPr>
          <w:lang w:val="en-US"/>
        </w:rPr>
        <w:t>PR</w:t>
      </w:r>
      <w:r w:rsidRPr="007273C4">
        <w:t>+идентификатор МО (</w:t>
      </w:r>
      <w:proofErr w:type="spellStart"/>
      <w:r w:rsidRPr="007273C4">
        <w:rPr>
          <w:lang w:val="en-US"/>
        </w:rPr>
        <w:t>lpu</w:t>
      </w:r>
      <w:proofErr w:type="spellEnd"/>
      <w:r w:rsidRPr="007273C4">
        <w:t>_</w:t>
      </w:r>
      <w:r w:rsidRPr="007273C4">
        <w:rPr>
          <w:lang w:val="en-US"/>
        </w:rPr>
        <w:t>id</w:t>
      </w:r>
      <w:r w:rsidRPr="007273C4">
        <w:t xml:space="preserve">)+ код СМО&gt; с расширением </w:t>
      </w:r>
      <w:proofErr w:type="spellStart"/>
      <w:r w:rsidRPr="007273C4">
        <w:rPr>
          <w:lang w:val="en-US"/>
        </w:rPr>
        <w:t>mmy</w:t>
      </w:r>
      <w:proofErr w:type="spellEnd"/>
      <w:r w:rsidRPr="007273C4">
        <w:t xml:space="preserve">, где </w:t>
      </w:r>
      <w:r w:rsidRPr="007273C4">
        <w:rPr>
          <w:lang w:val="en-US"/>
        </w:rPr>
        <w:t>mm</w:t>
      </w:r>
      <w:r w:rsidRPr="007273C4">
        <w:t xml:space="preserve"> – номер текущего месяца,  </w:t>
      </w:r>
      <w:r w:rsidRPr="007273C4">
        <w:rPr>
          <w:lang w:val="en-US"/>
        </w:rPr>
        <w:t>y</w:t>
      </w:r>
      <w:r w:rsidRPr="007273C4">
        <w:t xml:space="preserve"> – последняя цифра года. Расширение </w:t>
      </w:r>
      <w:r w:rsidRPr="007273C4">
        <w:rPr>
          <w:lang w:val="en-US"/>
        </w:rPr>
        <w:t>DBF</w:t>
      </w:r>
      <w:r w:rsidRPr="007273C4">
        <w:t xml:space="preserve"> заменено на </w:t>
      </w:r>
      <w:proofErr w:type="spellStart"/>
      <w:r w:rsidRPr="007273C4">
        <w:rPr>
          <w:lang w:val="en-US"/>
        </w:rPr>
        <w:t>mmy</w:t>
      </w:r>
      <w:proofErr w:type="spellEnd"/>
      <w:r w:rsidRPr="007273C4">
        <w:t>.</w:t>
      </w:r>
    </w:p>
    <w:p w14:paraId="6D9665D3" w14:textId="67E55B08" w:rsidR="004F6A47" w:rsidRDefault="004F6A47" w:rsidP="004F6A47">
      <w:r>
        <w:t xml:space="preserve">Алгоритм определения </w:t>
      </w:r>
      <w:proofErr w:type="spellStart"/>
      <w:r>
        <w:rPr>
          <w:lang w:val="en-US"/>
        </w:rPr>
        <w:t>lpu</w:t>
      </w:r>
      <w:proofErr w:type="spellEnd"/>
      <w:r>
        <w:t>_</w:t>
      </w:r>
      <w:r>
        <w:rPr>
          <w:lang w:val="en-US"/>
        </w:rPr>
        <w:t>id</w:t>
      </w:r>
      <w:r w:rsidRPr="004F6A47">
        <w:t xml:space="preserve"> </w:t>
      </w:r>
      <w:r>
        <w:t xml:space="preserve">в соответствии с </w:t>
      </w:r>
      <w:hyperlink r:id="rId38" w:history="1">
        <w:r w:rsidRPr="00A763FE">
          <w:rPr>
            <w:rStyle w:val="a6"/>
          </w:rPr>
          <w:t>логической моделью</w:t>
        </w:r>
      </w:hyperlink>
      <w:r>
        <w:t xml:space="preserve"> данных:</w:t>
      </w:r>
    </w:p>
    <w:p w14:paraId="3DCD47D6" w14:textId="77777777" w:rsidR="004F6A47" w:rsidRDefault="004F6A47" w:rsidP="004F6A47">
      <w:r>
        <w:t xml:space="preserve">1) Взять ИД ЕМИАС МО авторизации и найти МО в базе по совпадению </w:t>
      </w:r>
      <w:proofErr w:type="gramStart"/>
      <w:r>
        <w:t>с</w:t>
      </w:r>
      <w:proofErr w:type="gramEnd"/>
      <w:r>
        <w:t xml:space="preserve"> значением в поле «Медицинская организация. ИД МО»;</w:t>
      </w:r>
    </w:p>
    <w:p w14:paraId="0749C412" w14:textId="77777777" w:rsidR="004F6A47" w:rsidRDefault="004F6A47" w:rsidP="004F6A47">
      <w:r>
        <w:t>2) По значению поля «Медицинская организация. ИД МО» найти значение «Медицинская организация. Код МГФОМС».</w:t>
      </w:r>
    </w:p>
    <w:p w14:paraId="42E41C1F" w14:textId="77777777" w:rsidR="00475DC9" w:rsidRPr="007273C4" w:rsidRDefault="00475DC9" w:rsidP="00475DC9">
      <w:r w:rsidRPr="007273C4">
        <w:lastRenderedPageBreak/>
        <w:t>Структура файла &lt;</w:t>
      </w:r>
      <w:r w:rsidRPr="007273C4">
        <w:rPr>
          <w:lang w:val="en-US"/>
        </w:rPr>
        <w:t>PR</w:t>
      </w:r>
      <w:r w:rsidRPr="007273C4">
        <w:t>+идентификатор МО (</w:t>
      </w:r>
      <w:proofErr w:type="spellStart"/>
      <w:r w:rsidRPr="007273C4">
        <w:rPr>
          <w:lang w:val="en-US"/>
        </w:rPr>
        <w:t>lpu</w:t>
      </w:r>
      <w:proofErr w:type="spellEnd"/>
      <w:r w:rsidRPr="007273C4">
        <w:t>_</w:t>
      </w:r>
      <w:r w:rsidRPr="007273C4">
        <w:rPr>
          <w:lang w:val="en-US"/>
        </w:rPr>
        <w:t>id</w:t>
      </w:r>
      <w:r w:rsidRPr="007273C4">
        <w:t>)+ код СМО.</w:t>
      </w:r>
      <w:proofErr w:type="spellStart"/>
      <w:r w:rsidRPr="007273C4">
        <w:rPr>
          <w:lang w:val="en-US"/>
        </w:rPr>
        <w:t>mmy</w:t>
      </w:r>
      <w:proofErr w:type="spellEnd"/>
      <w:r w:rsidRPr="007273C4">
        <w:t xml:space="preserve">&gt; формата </w:t>
      </w:r>
      <w:r w:rsidRPr="007273C4">
        <w:rPr>
          <w:lang w:val="en-US"/>
        </w:rPr>
        <w:t>DBF</w:t>
      </w:r>
      <w:r w:rsidRPr="007273C4">
        <w:t>:</w:t>
      </w:r>
    </w:p>
    <w:tbl>
      <w:tblPr>
        <w:tblW w:w="95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0"/>
        <w:gridCol w:w="774"/>
        <w:gridCol w:w="1134"/>
        <w:gridCol w:w="568"/>
        <w:gridCol w:w="708"/>
        <w:gridCol w:w="2410"/>
        <w:gridCol w:w="709"/>
        <w:gridCol w:w="2835"/>
      </w:tblGrid>
      <w:tr w:rsidR="00475DC9" w:rsidRPr="007273C4" w14:paraId="6B3BE417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417B4F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 xml:space="preserve">№ </w:t>
            </w:r>
            <w:proofErr w:type="gramStart"/>
            <w:r w:rsidRPr="007273C4">
              <w:rPr>
                <w:b/>
              </w:rPr>
              <w:t>п</w:t>
            </w:r>
            <w:proofErr w:type="gramEnd"/>
            <w:r w:rsidRPr="007273C4">
              <w:rPr>
                <w:b/>
              </w:rPr>
              <w:t>/п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5C87450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 xml:space="preserve">Имя поля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4C70AFD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proofErr w:type="spellStart"/>
            <w:r w:rsidRPr="007273C4">
              <w:rPr>
                <w:b/>
              </w:rPr>
              <w:t>Арибут</w:t>
            </w:r>
            <w:proofErr w:type="spellEnd"/>
            <w:r w:rsidRPr="007273C4">
              <w:rPr>
                <w:b/>
              </w:rPr>
              <w:t xml:space="preserve"> БД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1A173DE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Тип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8AD81A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Размер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0352F3B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Назначение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05CF22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proofErr w:type="spellStart"/>
            <w:r w:rsidRPr="007273C4">
              <w:rPr>
                <w:b/>
              </w:rPr>
              <w:t>Обяз</w:t>
            </w:r>
            <w:proofErr w:type="spellEnd"/>
            <w:r w:rsidRPr="007273C4">
              <w:rPr>
                <w:b/>
              </w:rPr>
              <w:t>.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8C3666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Источник</w:t>
            </w:r>
          </w:p>
        </w:tc>
      </w:tr>
      <w:tr w:rsidR="00475DC9" w:rsidRPr="007273C4" w14:paraId="3D37E646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A376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D07D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C1D82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record_id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8F553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C43C0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6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EA7D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Идентификатор записи файла.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BA974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4AA8B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Автовычисляемое</w:t>
            </w:r>
            <w:proofErr w:type="spellEnd"/>
            <w:r w:rsidRPr="007273C4">
              <w:t xml:space="preserve"> значение</w:t>
            </w:r>
          </w:p>
        </w:tc>
      </w:tr>
      <w:tr w:rsidR="00475DC9" w:rsidRPr="004F6A47" w14:paraId="4344D178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EB3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F8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LPU_id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32E6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85DF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num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9B52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6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D8877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Идентификатор МО, </w:t>
            </w:r>
            <w:proofErr w:type="gramStart"/>
            <w:r w:rsidRPr="007273C4">
              <w:t>предоставившей</w:t>
            </w:r>
            <w:proofErr w:type="gramEnd"/>
            <w:r w:rsidRPr="007273C4">
              <w:t xml:space="preserve"> отчёт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D2D69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Нет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ABD1A" w14:textId="0CED7BC1" w:rsidR="004F6A47" w:rsidRDefault="004F6A47" w:rsidP="004F6A47">
            <w:pPr>
              <w:jc w:val="left"/>
            </w:pPr>
            <w:r>
              <w:t xml:space="preserve">Алгоритм определения </w:t>
            </w:r>
            <w:proofErr w:type="spellStart"/>
            <w:r>
              <w:rPr>
                <w:lang w:val="en-US"/>
              </w:rPr>
              <w:t>lpu</w:t>
            </w:r>
            <w:proofErr w:type="spellEnd"/>
            <w:r>
              <w:t>_</w:t>
            </w:r>
            <w:r>
              <w:rPr>
                <w:lang w:val="en-US"/>
              </w:rPr>
              <w:t>id</w:t>
            </w:r>
            <w:r>
              <w:t xml:space="preserve"> в соответствии с </w:t>
            </w:r>
            <w:hyperlink r:id="rId39" w:history="1">
              <w:r w:rsidRPr="00A763FE">
                <w:rPr>
                  <w:rStyle w:val="a6"/>
                </w:rPr>
                <w:t>логической моделью данных</w:t>
              </w:r>
            </w:hyperlink>
            <w:r>
              <w:t>:</w:t>
            </w:r>
          </w:p>
          <w:p w14:paraId="619554A7" w14:textId="77777777" w:rsidR="004F6A47" w:rsidRDefault="004F6A47" w:rsidP="004F6A47">
            <w:pPr>
              <w:jc w:val="left"/>
            </w:pPr>
            <w:r>
              <w:t xml:space="preserve">1) Взять ИД ЕМИАС МО авторизации и найти МО в базе по совпадению </w:t>
            </w:r>
            <w:proofErr w:type="gramStart"/>
            <w:r>
              <w:t>с</w:t>
            </w:r>
            <w:proofErr w:type="gramEnd"/>
            <w:r>
              <w:t xml:space="preserve"> значением в поле «Медицинская организация. ИД МО»</w:t>
            </w:r>
          </w:p>
          <w:p w14:paraId="38DD6C13" w14:textId="77777777" w:rsidR="004F6A47" w:rsidRDefault="004F6A47" w:rsidP="004F6A47">
            <w:pPr>
              <w:jc w:val="left"/>
            </w:pPr>
            <w:r>
              <w:t>2) По значению поля «Медицинская организация. ИД МО» найти значение «Медицинская организация. Код МГФОМС».</w:t>
            </w:r>
          </w:p>
          <w:p w14:paraId="2187F3D7" w14:textId="77777777" w:rsidR="004F6A47" w:rsidRDefault="004F6A47" w:rsidP="004F6A47">
            <w:pPr>
              <w:jc w:val="left"/>
            </w:pPr>
            <w:r>
              <w:t xml:space="preserve">В поле «Медицинская организация. Код МГФОМС» хранится </w:t>
            </w:r>
            <w:proofErr w:type="spellStart"/>
            <w:r>
              <w:rPr>
                <w:lang w:val="en-US"/>
              </w:rPr>
              <w:t>lpu</w:t>
            </w:r>
            <w:proofErr w:type="spellEnd"/>
            <w:r>
              <w:t>_</w:t>
            </w:r>
            <w:r>
              <w:rPr>
                <w:lang w:val="en-US"/>
              </w:rPr>
              <w:t>id</w:t>
            </w:r>
            <w:r>
              <w:t xml:space="preserve"> МО соответствующее справочнику «МО системы ОМС г. Москвы» – «</w:t>
            </w:r>
            <w:proofErr w:type="spellStart"/>
            <w:r>
              <w:t>SPRLPUxx.dbf</w:t>
            </w:r>
            <w:proofErr w:type="spellEnd"/>
            <w:r>
              <w:t>».</w:t>
            </w:r>
          </w:p>
          <w:p w14:paraId="1A5B7FDC" w14:textId="77A237E6" w:rsidR="00475DC9" w:rsidRPr="004F6A47" w:rsidRDefault="004F6A47" w:rsidP="004F6A47">
            <w:r>
              <w:t>При формировании ИП для отправки из МО в СМО необходимо проверять Идентификатор МО, предоставившей отчёт - LPU_ID, на наличие значения и соответствие этого значения справочнику «МО системы ОМС г. Москвы» – «</w:t>
            </w:r>
            <w:proofErr w:type="spellStart"/>
            <w:r>
              <w:t>SPRLPUxx.dbf</w:t>
            </w:r>
            <w:proofErr w:type="spellEnd"/>
            <w:r>
              <w:t>».</w:t>
            </w:r>
          </w:p>
        </w:tc>
      </w:tr>
      <w:tr w:rsidR="00475DC9" w:rsidRPr="007273C4" w14:paraId="00596BFA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4CB6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CDE7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Date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in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FCBE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start_date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E581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date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6A89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8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ED68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gramStart"/>
            <w:r w:rsidRPr="007273C4">
              <w:t xml:space="preserve">Дата постановки застрахованного на учет в данной МО по заявлению. </w:t>
            </w:r>
            <w:proofErr w:type="gramEnd"/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C9479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CD704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Значение поля </w:t>
            </w:r>
            <w:proofErr w:type="spellStart"/>
            <w:r w:rsidRPr="007273C4">
              <w:t>dateFromdAttach</w:t>
            </w:r>
            <w:proofErr w:type="spellEnd"/>
            <w:r w:rsidRPr="007273C4">
              <w:t xml:space="preserve"> (см. п.</w:t>
            </w:r>
            <w:r w:rsidRPr="007273C4">
              <w:fldChar w:fldCharType="begin"/>
            </w:r>
            <w:r w:rsidRPr="007273C4">
              <w:instrText xml:space="preserve"> REF _Ref399761195 \r \h  \* MERGEFORMAT </w:instrText>
            </w:r>
            <w:r w:rsidRPr="007273C4">
              <w:fldChar w:fldCharType="separate"/>
            </w:r>
            <w:r w:rsidR="00887A96">
              <w:t>3.2.2</w:t>
            </w:r>
            <w:r w:rsidRPr="007273C4">
              <w:fldChar w:fldCharType="end"/>
            </w:r>
            <w:r w:rsidRPr="007273C4">
              <w:t>)</w:t>
            </w:r>
          </w:p>
        </w:tc>
      </w:tr>
      <w:tr w:rsidR="00475DC9" w:rsidRPr="007273C4" w14:paraId="0C782346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005E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40201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Date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OUT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1C66D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219A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date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EE38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8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2B6CF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Дата внесения сведений о постановке на учет по </w:t>
            </w:r>
            <w:r w:rsidRPr="007273C4">
              <w:lastRenderedPageBreak/>
              <w:t xml:space="preserve">заявлению в реестр прикрепленных МО.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F042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lastRenderedPageBreak/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0667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Остается пустым</w:t>
            </w:r>
          </w:p>
        </w:tc>
      </w:tr>
      <w:tr w:rsidR="00475DC9" w:rsidRPr="00612ADA" w14:paraId="6441677D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EDFCC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lastRenderedPageBreak/>
              <w:t>5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87CE0" w14:textId="77777777" w:rsidR="00475DC9" w:rsidRPr="007273C4" w:rsidRDefault="00475DC9" w:rsidP="00E9015A">
            <w:pPr>
              <w:pStyle w:val="af"/>
              <w:ind w:left="0"/>
              <w:rPr>
                <w:rFonts w:ascii="Arial" w:hAnsi="Arial"/>
                <w:b/>
                <w:sz w:val="18"/>
              </w:rPr>
            </w:pPr>
            <w:r w:rsidRPr="007273C4">
              <w:rPr>
                <w:rFonts w:ascii="Arial" w:hAnsi="Arial"/>
                <w:b/>
                <w:sz w:val="18"/>
              </w:rPr>
              <w:t>SPOS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B519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</w:t>
            </w:r>
            <w:proofErr w:type="spellEnd"/>
            <w:r w:rsidRPr="007273C4">
              <w:rPr>
                <w:lang w:val="en-US"/>
              </w:rPr>
              <w:t>.</w:t>
            </w:r>
            <w:r w:rsidRPr="007273C4">
              <w:rPr>
                <w:b/>
                <w:lang w:val="en-US"/>
              </w:rPr>
              <w:t xml:space="preserve"> </w:t>
            </w:r>
            <w:proofErr w:type="spellStart"/>
            <w:r w:rsidRPr="007273C4">
              <w:rPr>
                <w:b/>
                <w:lang w:val="en-US"/>
              </w:rPr>
              <w:t>record_type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664B9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E2A9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1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0B878" w14:textId="6EBE91D4" w:rsidR="00475DC9" w:rsidRPr="007273C4" w:rsidRDefault="00475DC9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Код способа прикрепления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188C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67E64" w14:textId="71D3B0A4" w:rsidR="00475DC9" w:rsidRPr="00EC2183" w:rsidRDefault="00475DC9" w:rsidP="00E9015A">
            <w:pPr>
              <w:numPr>
                <w:ilvl w:val="12"/>
                <w:numId w:val="0"/>
              </w:numPr>
              <w:spacing w:after="80"/>
            </w:pPr>
          </w:p>
          <w:p w14:paraId="4664DE42" w14:textId="77777777" w:rsidR="00612ADA" w:rsidRDefault="0062358B" w:rsidP="00E9015A">
            <w:pPr>
              <w:numPr>
                <w:ilvl w:val="12"/>
                <w:numId w:val="0"/>
              </w:numPr>
              <w:spacing w:after="80"/>
            </w:pPr>
            <w:r w:rsidRPr="00EC2183">
              <w:t>Значение поля</w:t>
            </w:r>
            <w:r w:rsidRPr="00612ADA">
              <w:rPr>
                <w:b/>
              </w:rPr>
              <w:t xml:space="preserve"> </w:t>
            </w:r>
            <w:proofErr w:type="spellStart"/>
            <w:r w:rsidRPr="00EC2183">
              <w:rPr>
                <w:b/>
                <w:lang w:val="en-US"/>
              </w:rPr>
              <w:t>processOfAttachment</w:t>
            </w:r>
            <w:proofErr w:type="spellEnd"/>
            <w:r w:rsidR="00612ADA" w:rsidRPr="00EC2183">
              <w:t>.</w:t>
            </w:r>
          </w:p>
          <w:p w14:paraId="0CA9AC3D" w14:textId="6DE485E0" w:rsidR="0062358B" w:rsidRPr="00612ADA" w:rsidRDefault="00612ADA" w:rsidP="00E9015A">
            <w:pPr>
              <w:numPr>
                <w:ilvl w:val="12"/>
                <w:numId w:val="0"/>
              </w:numPr>
              <w:spacing w:after="80"/>
            </w:pPr>
            <w:r w:rsidRPr="00EC2183">
              <w:t xml:space="preserve">Если </w:t>
            </w:r>
            <w:r>
              <w:t>поле отсутствует или пустое, то выставлять значение по умолчанию «2»</w:t>
            </w:r>
          </w:p>
        </w:tc>
      </w:tr>
      <w:tr w:rsidR="00475DC9" w:rsidRPr="007273C4" w14:paraId="1ADB8A5B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C239E" w14:textId="77777777" w:rsidR="00475DC9" w:rsidRPr="00EC2183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C2183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F2BE2" w14:textId="77777777" w:rsidR="00475DC9" w:rsidRPr="00EC2183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S</w:t>
            </w:r>
            <w:r w:rsidRPr="00EC2183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33B8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policy_series</w:t>
            </w:r>
            <w:proofErr w:type="spellEnd"/>
          </w:p>
          <w:p w14:paraId="2CAF1C8F" w14:textId="77777777" w:rsidR="00475DC9" w:rsidRPr="007273C4" w:rsidRDefault="00475DC9" w:rsidP="00E9015A">
            <w:pPr>
              <w:rPr>
                <w:lang w:val="en-US"/>
              </w:rPr>
            </w:pP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7591D" w14:textId="77777777" w:rsidR="00475DC9" w:rsidRPr="00EC2183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r w:rsidRPr="00EC2183">
              <w:rPr>
                <w:lang w:val="en-US"/>
              </w:rPr>
              <w:t>char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28C18" w14:textId="77777777" w:rsidR="00475DC9" w:rsidRPr="00EC2183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r w:rsidRPr="00EC2183">
              <w:rPr>
                <w:lang w:val="en-US"/>
              </w:rPr>
              <w:t>6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D5576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Серия</w:t>
            </w:r>
            <w:r w:rsidRPr="00EC2183">
              <w:t xml:space="preserve"> </w:t>
            </w:r>
            <w:r w:rsidRPr="007273C4">
              <w:t>полиса</w:t>
            </w:r>
            <w:r w:rsidRPr="00EC2183">
              <w:t xml:space="preserve"> </w:t>
            </w:r>
            <w:r w:rsidRPr="007273C4">
              <w:t>ОМС</w:t>
            </w:r>
            <w:r w:rsidRPr="00EC2183">
              <w:t xml:space="preserve"> </w:t>
            </w:r>
            <w:r w:rsidRPr="007273C4">
              <w:t>образца</w:t>
            </w:r>
            <w:r w:rsidRPr="00EC2183">
              <w:t xml:space="preserve"> 1998. </w:t>
            </w:r>
            <w:r w:rsidRPr="007273C4">
              <w:t>Не</w:t>
            </w:r>
            <w:r w:rsidRPr="00EC2183">
              <w:t xml:space="preserve"> </w:t>
            </w:r>
            <w:r w:rsidRPr="007273C4">
              <w:t>заполняется</w:t>
            </w:r>
            <w:r w:rsidRPr="00EC2183">
              <w:t xml:space="preserve"> </w:t>
            </w:r>
            <w:r w:rsidRPr="007273C4">
              <w:t>при</w:t>
            </w:r>
            <w:r w:rsidRPr="00EC2183">
              <w:t xml:space="preserve"> </w:t>
            </w:r>
            <w:r w:rsidRPr="007273C4">
              <w:t>регистрации</w:t>
            </w:r>
            <w:r w:rsidRPr="00EC2183">
              <w:t xml:space="preserve"> </w:t>
            </w:r>
            <w:r w:rsidRPr="007273C4">
              <w:t>полиса</w:t>
            </w:r>
            <w:r w:rsidRPr="00EC2183">
              <w:t xml:space="preserve"> </w:t>
            </w:r>
            <w:r w:rsidRPr="007273C4">
              <w:t>единого образца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86C65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Нет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49D4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Берется из значения поля </w:t>
            </w:r>
            <w:proofErr w:type="spellStart"/>
            <w:r w:rsidRPr="007273C4">
              <w:t>numPolicy</w:t>
            </w:r>
            <w:proofErr w:type="spellEnd"/>
            <w:r w:rsidRPr="007273C4">
              <w:t>.</w:t>
            </w:r>
          </w:p>
          <w:p w14:paraId="3FC1745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Для полиса старого образца (</w:t>
            </w:r>
            <w:proofErr w:type="spellStart"/>
            <w:r w:rsidRPr="007273C4">
              <w:t>vidPolicy</w:t>
            </w:r>
            <w:proofErr w:type="spellEnd"/>
            <w:r w:rsidRPr="007273C4">
              <w:t xml:space="preserve">=«старый полис ОМС») берется число до пробела </w:t>
            </w:r>
            <w:r w:rsidRPr="007273C4">
              <w:rPr>
                <w:b/>
              </w:rPr>
              <w:t>ИЛИ</w:t>
            </w:r>
            <w:r w:rsidRPr="007273C4">
              <w:t xml:space="preserve"> первые 6 цифр;</w:t>
            </w:r>
          </w:p>
          <w:p w14:paraId="7B983FF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Для полиса нового образца или временного свидетельства ОМС не заполняется</w:t>
            </w:r>
          </w:p>
        </w:tc>
      </w:tr>
      <w:tr w:rsidR="00475DC9" w:rsidRPr="007273C4" w14:paraId="4F521DF9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57766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67750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2C08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policy_number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FD8A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8271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16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0405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Номер документа ОМС: номер полиса ОМС образца 1998 года/  номер полиса единого образца.  Номер документа ОМС записывается с левыми значащими нулями.</w:t>
            </w:r>
          </w:p>
          <w:p w14:paraId="5981699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C250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5B50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Берется из значения поля </w:t>
            </w:r>
            <w:proofErr w:type="spellStart"/>
            <w:r w:rsidRPr="007273C4">
              <w:t>numPolicy</w:t>
            </w:r>
            <w:proofErr w:type="spellEnd"/>
            <w:r w:rsidRPr="007273C4">
              <w:t>.</w:t>
            </w:r>
          </w:p>
          <w:p w14:paraId="175F3A9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Для полиса старого образца (</w:t>
            </w:r>
            <w:proofErr w:type="spellStart"/>
            <w:r w:rsidRPr="007273C4">
              <w:t>vidPolicy</w:t>
            </w:r>
            <w:proofErr w:type="spellEnd"/>
            <w:r w:rsidRPr="007273C4">
              <w:t xml:space="preserve">=«старый полис ОМС») берется число после пробела </w:t>
            </w:r>
            <w:r w:rsidRPr="007273C4">
              <w:rPr>
                <w:b/>
              </w:rPr>
              <w:t>ИЛИ</w:t>
            </w:r>
            <w:r w:rsidRPr="007273C4">
              <w:t xml:space="preserve"> все цифры, начиная с 7-ой;</w:t>
            </w:r>
          </w:p>
          <w:p w14:paraId="3B588E2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Для полиса нового образца (</w:t>
            </w:r>
            <w:proofErr w:type="spellStart"/>
            <w:r w:rsidRPr="007273C4">
              <w:t>vidPolicy</w:t>
            </w:r>
            <w:proofErr w:type="spellEnd"/>
            <w:r w:rsidRPr="007273C4">
              <w:t>=«новый полис ОМС») и временного свидетельства ОМС (</w:t>
            </w:r>
            <w:proofErr w:type="spellStart"/>
            <w:r w:rsidRPr="007273C4">
              <w:t>vidPolicy</w:t>
            </w:r>
            <w:proofErr w:type="spellEnd"/>
            <w:r w:rsidRPr="007273C4">
              <w:t>=« временное свидетельство ОМС») берется номер целиком</w:t>
            </w:r>
          </w:p>
        </w:tc>
      </w:tr>
      <w:tr w:rsidR="00475DC9" w:rsidRPr="007273C4" w14:paraId="035DD9DC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54AEF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883C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Tip_d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471E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policy_type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1F06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0583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1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3503A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Код  типа полиса ОМС: 1 – полис образца 1998 года, 3 – полис единого образца.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DB11E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4B007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Для поля </w:t>
            </w:r>
            <w:proofErr w:type="spellStart"/>
            <w:r w:rsidRPr="007273C4">
              <w:t>vidPolicy</w:t>
            </w:r>
            <w:proofErr w:type="spellEnd"/>
            <w:r w:rsidRPr="007273C4">
              <w:t xml:space="preserve">= </w:t>
            </w:r>
            <w:proofErr w:type="spellStart"/>
            <w:r w:rsidRPr="007273C4">
              <w:t>vidPolicy</w:t>
            </w:r>
            <w:proofErr w:type="spellEnd"/>
            <w:r w:rsidRPr="007273C4">
              <w:t>=«старый полис ОМС» заполняется значением 1. Для остальных случаев – значением 3.</w:t>
            </w:r>
          </w:p>
        </w:tc>
      </w:tr>
      <w:tr w:rsidR="00475DC9" w:rsidRPr="007273C4" w14:paraId="46A2E420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7B6D5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1F7B9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q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49ABC" w14:textId="1A81DB87" w:rsidR="00475DC9" w:rsidRPr="007273C4" w:rsidRDefault="00475DC9" w:rsidP="001E2EF6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</w:t>
            </w:r>
            <w:proofErr w:type="spellEnd"/>
            <w:r w:rsidRPr="007273C4">
              <w:rPr>
                <w:lang w:val="en-US"/>
              </w:rPr>
              <w:t>.</w:t>
            </w:r>
            <w:r w:rsidRPr="007273C4">
              <w:rPr>
                <w:b/>
                <w:lang w:val="en-US"/>
              </w:rPr>
              <w:t xml:space="preserve"> </w:t>
            </w:r>
            <w:proofErr w:type="spellStart"/>
            <w:r w:rsidRPr="007273C4">
              <w:rPr>
                <w:b/>
                <w:lang w:val="en-US"/>
              </w:rPr>
              <w:t>payer_</w:t>
            </w:r>
            <w:r w:rsidR="001E2EF6" w:rsidRPr="007273C4">
              <w:rPr>
                <w:b/>
                <w:lang w:val="en-US"/>
              </w:rPr>
              <w:t>code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40DA1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B7C3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2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A594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Код СМО, </w:t>
            </w:r>
            <w:proofErr w:type="gramStart"/>
            <w:r w:rsidRPr="007273C4">
              <w:t>выдавшей</w:t>
            </w:r>
            <w:proofErr w:type="gramEnd"/>
            <w:r w:rsidRPr="007273C4">
              <w:t xml:space="preserve">  документ ОМС.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9FAAD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A073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Берется из поля </w:t>
            </w:r>
            <w:proofErr w:type="spellStart"/>
            <w:r w:rsidRPr="007273C4">
              <w:t>smoCodePolicy</w:t>
            </w:r>
            <w:proofErr w:type="spellEnd"/>
            <w:r w:rsidRPr="007273C4">
              <w:t xml:space="preserve"> для </w:t>
            </w:r>
            <w:proofErr w:type="gramStart"/>
            <w:r w:rsidRPr="007273C4">
              <w:t>текущей</w:t>
            </w:r>
            <w:proofErr w:type="gramEnd"/>
            <w:r w:rsidRPr="007273C4">
              <w:t xml:space="preserve"> СМО</w:t>
            </w:r>
          </w:p>
        </w:tc>
      </w:tr>
      <w:tr w:rsidR="00475DC9" w:rsidRPr="007273C4" w14:paraId="371BBF4C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168D1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lastRenderedPageBreak/>
              <w:t>10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2FBA0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fam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0025A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last_name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B1A80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8C48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40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845A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Фамилия </w:t>
            </w:r>
            <w:proofErr w:type="gramStart"/>
            <w:r w:rsidRPr="007273C4">
              <w:t>прикреплённого</w:t>
            </w:r>
            <w:proofErr w:type="gramEnd"/>
            <w:r w:rsidRPr="007273C4">
              <w:t>. Заполнение обязательно. Правила заполнения соответствуют правилам регистрации фамилии пациента, пролеченного по ОМС.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C53D5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CED70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Значение поля </w:t>
            </w:r>
            <w:proofErr w:type="spellStart"/>
            <w:r w:rsidRPr="007273C4">
              <w:t>family</w:t>
            </w:r>
            <w:proofErr w:type="spellEnd"/>
          </w:p>
        </w:tc>
      </w:tr>
      <w:tr w:rsidR="00475DC9" w:rsidRPr="007273C4" w14:paraId="170CB638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86905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5C294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im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A77FA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first_name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9DA4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96B14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40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1AC29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Имя </w:t>
            </w:r>
            <w:proofErr w:type="gramStart"/>
            <w:r w:rsidRPr="007273C4">
              <w:t>прикреплённого</w:t>
            </w:r>
            <w:proofErr w:type="gramEnd"/>
            <w:r w:rsidRPr="007273C4">
              <w:t>. Аналогично фамилии.  При отсутствии имени в документе   не заполняется.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A7C24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Нет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4996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Значение поля </w:t>
            </w:r>
            <w:proofErr w:type="spellStart"/>
            <w:r w:rsidRPr="007273C4">
              <w:t>name</w:t>
            </w:r>
            <w:proofErr w:type="spellEnd"/>
          </w:p>
        </w:tc>
      </w:tr>
      <w:tr w:rsidR="00475DC9" w:rsidRPr="007273C4" w14:paraId="27842F95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73A9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082A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ot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251C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middle_name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765A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0494C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40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BC5E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Отчество </w:t>
            </w:r>
            <w:proofErr w:type="gramStart"/>
            <w:r w:rsidRPr="007273C4">
              <w:t>прикреплённого</w:t>
            </w:r>
            <w:proofErr w:type="gramEnd"/>
            <w:r w:rsidRPr="007273C4">
              <w:t>. При отсутствии отчества в документе не заполняется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3BFD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Нет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93E9F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Значение поля </w:t>
            </w:r>
            <w:proofErr w:type="spellStart"/>
            <w:r w:rsidRPr="007273C4">
              <w:t>patronymic</w:t>
            </w:r>
            <w:proofErr w:type="spellEnd"/>
          </w:p>
        </w:tc>
      </w:tr>
      <w:tr w:rsidR="00475DC9" w:rsidRPr="007273C4" w14:paraId="081D0BB1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2221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2F10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dr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63CA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birth_date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12CE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  <w:r w:rsidRPr="007273C4"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4852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8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C48D2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Дата рождения в последовательности  ГГГГММДД</w:t>
            </w:r>
            <w:proofErr w:type="gramStart"/>
            <w:r w:rsidRPr="007273C4">
              <w:t>.(</w:t>
            </w:r>
            <w:proofErr w:type="gramEnd"/>
            <w:r w:rsidRPr="007273C4">
              <w:t xml:space="preserve">полный год, месяц, день). При  отсутствии дня (месяца) указывается ГГГГММ (ГГГГ).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7A0D4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1BD6F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 xml:space="preserve">Значение поля </w:t>
            </w:r>
            <w:proofErr w:type="spellStart"/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>dateBirth</w:t>
            </w:r>
            <w:proofErr w:type="spellEnd"/>
          </w:p>
        </w:tc>
      </w:tr>
      <w:tr w:rsidR="00475DC9" w:rsidRPr="007273C4" w14:paraId="1848DDC6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39E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F81A0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w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B407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Spu_erz_attachment_record.</w:t>
            </w:r>
            <w:r w:rsidRPr="007273C4">
              <w:rPr>
                <w:b/>
                <w:lang w:val="en-US"/>
              </w:rPr>
              <w:t>sex</w:t>
            </w:r>
            <w:proofErr w:type="spellEnd"/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5828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num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D58C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1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374B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 xml:space="preserve">Пол (1 - мужской, 2 - женский). 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40EFE4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  <w:r w:rsidRPr="007273C4">
              <w:t>Да</w:t>
            </w: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FB0DB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 xml:space="preserve">Для значения поля </w:t>
            </w:r>
            <w:proofErr w:type="spellStart"/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>gender</w:t>
            </w:r>
            <w:proofErr w:type="spellEnd"/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 xml:space="preserve"> = «М» выставляется значение 1;</w:t>
            </w:r>
          </w:p>
          <w:p w14:paraId="2B708FC9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 xml:space="preserve">Для значения поля </w:t>
            </w:r>
            <w:proofErr w:type="spellStart"/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>gender</w:t>
            </w:r>
            <w:proofErr w:type="spellEnd"/>
            <w:r w:rsidRPr="007273C4"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  <w:t xml:space="preserve"> = «Ж» выставляется значение 2;</w:t>
            </w:r>
          </w:p>
        </w:tc>
      </w:tr>
      <w:tr w:rsidR="00475DC9" w:rsidRPr="007273C4" w14:paraId="03CDF5B9" w14:textId="77777777" w:rsidTr="00E9015A">
        <w:tc>
          <w:tcPr>
            <w:tcW w:w="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0C0E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7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A5652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Reserv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6D0C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r w:rsidRPr="007273C4">
              <w:rPr>
                <w:lang w:val="en-US"/>
              </w:rPr>
              <w:t>-</w:t>
            </w:r>
          </w:p>
        </w:tc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437E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proofErr w:type="spellStart"/>
            <w:r w:rsidRPr="007273C4">
              <w:t>char</w:t>
            </w:r>
            <w:proofErr w:type="spellEnd"/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2BD4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20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A3B3B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</w:pPr>
            <w:r w:rsidRPr="007273C4">
              <w:t>Номер заявления. В электронном виде формируется по алгоритму: LPU_ID+ГГММДД + текущий номер, зарегистрированный на заявлении, уникальный для данного МО в течение календарного года; ГГММДД – последние 2 цифры года, номер месяца и день с ведущими левыми нулями.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16CE8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</w:p>
        </w:tc>
        <w:tc>
          <w:tcPr>
            <w:tcW w:w="28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BF7CA" w14:textId="77777777" w:rsidR="00475DC9" w:rsidRPr="007273C4" w:rsidRDefault="00475DC9" w:rsidP="00E9015A">
            <w:pPr>
              <w:pStyle w:val="afe"/>
              <w:numPr>
                <w:ilvl w:val="12"/>
                <w:numId w:val="0"/>
              </w:numPr>
              <w:spacing w:after="80"/>
              <w:rPr>
                <w:rFonts w:ascii="Arial Narrow" w:eastAsia="Times New Roman" w:hAnsi="Arial Narrow" w:cs="Times New Roman"/>
                <w:sz w:val="22"/>
                <w:szCs w:val="22"/>
                <w:lang w:eastAsia="ru-RU"/>
              </w:rPr>
            </w:pPr>
          </w:p>
        </w:tc>
      </w:tr>
    </w:tbl>
    <w:p w14:paraId="0F587EEB" w14:textId="77777777" w:rsidR="00475DC9" w:rsidRPr="007273C4" w:rsidRDefault="00475DC9" w:rsidP="00475DC9"/>
    <w:p w14:paraId="5109C680" w14:textId="58A820E2" w:rsidR="00475DC9" w:rsidRPr="007273C4" w:rsidRDefault="00475DC9" w:rsidP="00475DC9">
      <w:r w:rsidRPr="007273C4">
        <w:lastRenderedPageBreak/>
        <w:t xml:space="preserve">Каждая запись таблицы будет соответствовать новому прикреплению, полученному из </w:t>
      </w:r>
      <w:r w:rsidR="00195E9C">
        <w:t>ИШ ЕРЗ</w:t>
      </w:r>
      <w:r w:rsidRPr="007273C4">
        <w:t xml:space="preserve"> (п. </w:t>
      </w:r>
      <w:r w:rsidRPr="007273C4">
        <w:fldChar w:fldCharType="begin"/>
      </w:r>
      <w:r w:rsidRPr="007273C4">
        <w:instrText xml:space="preserve"> REF _Ref401927300 \r \h </w:instrText>
      </w:r>
      <w:r w:rsidR="007273C4">
        <w:instrText xml:space="preserve"> \* MERGEFORMAT </w:instrText>
      </w:r>
      <w:r w:rsidRPr="007273C4">
        <w:fldChar w:fldCharType="separate"/>
      </w:r>
      <w:r w:rsidR="00887A96">
        <w:t>3.2</w:t>
      </w:r>
      <w:r w:rsidRPr="007273C4">
        <w:fldChar w:fldCharType="end"/>
      </w:r>
      <w:r w:rsidRPr="007273C4">
        <w:t>).</w:t>
      </w:r>
    </w:p>
    <w:p w14:paraId="7F110120" w14:textId="77777777" w:rsidR="00475DC9" w:rsidRPr="007273C4" w:rsidRDefault="00475DC9" w:rsidP="00475DC9">
      <w:r w:rsidRPr="007273C4">
        <w:t>Более подробно о подготовке сообщения для отправки ИП в АИС ОМС – см. постановку «ОМС.40.1.1.Информационный обмен».</w:t>
      </w:r>
    </w:p>
    <w:p w14:paraId="4A6526A7" w14:textId="77777777" w:rsidR="00475DC9" w:rsidRPr="007273C4" w:rsidRDefault="00475DC9" w:rsidP="00475DC9"/>
    <w:p w14:paraId="2588C271" w14:textId="77777777" w:rsidR="00475DC9" w:rsidRPr="007273C4" w:rsidRDefault="00475DC9" w:rsidP="00475DC9">
      <w:pPr>
        <w:pStyle w:val="3"/>
      </w:pPr>
      <w:bookmarkStart w:id="495" w:name="_Ref412651214"/>
      <w:bookmarkStart w:id="496" w:name="_Toc454389858"/>
      <w:r w:rsidRPr="007273C4">
        <w:t xml:space="preserve">Формирование файла паспорта реестра </w:t>
      </w:r>
      <w:proofErr w:type="gramStart"/>
      <w:r w:rsidRPr="007273C4">
        <w:t>прикрепленных</w:t>
      </w:r>
      <w:bookmarkEnd w:id="495"/>
      <w:bookmarkEnd w:id="496"/>
      <w:proofErr w:type="gramEnd"/>
    </w:p>
    <w:p w14:paraId="0A982080" w14:textId="77777777" w:rsidR="00475DC9" w:rsidRPr="007273C4" w:rsidRDefault="00475DC9" w:rsidP="00475DC9">
      <w:r w:rsidRPr="007273C4">
        <w:t xml:space="preserve">Файл формируется в формате </w:t>
      </w:r>
      <w:r w:rsidRPr="007273C4">
        <w:rPr>
          <w:lang w:val="en-US"/>
        </w:rPr>
        <w:t>PDF</w:t>
      </w:r>
      <w:r w:rsidRPr="007273C4">
        <w:t xml:space="preserve"> и отсылается в виде вложения одновременно с файлом реестра </w:t>
      </w:r>
      <w:proofErr w:type="gramStart"/>
      <w:r w:rsidRPr="007273C4">
        <w:t>прикрепленных</w:t>
      </w:r>
      <w:proofErr w:type="gramEnd"/>
      <w:r w:rsidRPr="007273C4">
        <w:t>.</w:t>
      </w:r>
    </w:p>
    <w:p w14:paraId="092391DD" w14:textId="77777777" w:rsidR="00475DC9" w:rsidRPr="007273C4" w:rsidRDefault="00475DC9" w:rsidP="00475DC9">
      <w:r w:rsidRPr="007273C4">
        <w:t xml:space="preserve">Формирование имени файла: </w:t>
      </w:r>
      <w:proofErr w:type="spellStart"/>
      <w:r w:rsidRPr="007273C4">
        <w:t>SS+код</w:t>
      </w:r>
      <w:proofErr w:type="spellEnd"/>
      <w:r w:rsidRPr="007273C4">
        <w:t xml:space="preserve"> СМО+mmyy.pdf.</w:t>
      </w:r>
    </w:p>
    <w:p w14:paraId="349F8A13" w14:textId="77777777" w:rsidR="00475DC9" w:rsidRPr="007273C4" w:rsidRDefault="00475DC9" w:rsidP="00475DC9">
      <w:r w:rsidRPr="007273C4">
        <w:t xml:space="preserve">Код СМО берется из </w:t>
      </w:r>
      <w:proofErr w:type="spellStart"/>
      <w:proofErr w:type="gramStart"/>
      <w:r w:rsidRPr="007273C4">
        <w:t>из</w:t>
      </w:r>
      <w:proofErr w:type="spellEnd"/>
      <w:proofErr w:type="gramEnd"/>
      <w:r w:rsidRPr="007273C4">
        <w:t xml:space="preserve"> справочника НСИ МГФОМС </w:t>
      </w:r>
      <w:proofErr w:type="spellStart"/>
      <w:r w:rsidRPr="007273C4">
        <w:rPr>
          <w:lang w:val="en-US"/>
        </w:rPr>
        <w:t>sprsmo</w:t>
      </w:r>
      <w:proofErr w:type="spellEnd"/>
      <w:r w:rsidRPr="007273C4">
        <w:t xml:space="preserve">* (поле </w:t>
      </w:r>
      <w:r w:rsidRPr="007273C4">
        <w:rPr>
          <w:lang w:val="en-US"/>
        </w:rPr>
        <w:t>QQ</w:t>
      </w:r>
      <w:r w:rsidRPr="007273C4">
        <w:t>).</w:t>
      </w:r>
    </w:p>
    <w:p w14:paraId="6780DCFB" w14:textId="77777777" w:rsidR="00475DC9" w:rsidRPr="007273C4" w:rsidRDefault="00475DC9" w:rsidP="00475DC9">
      <w:r w:rsidRPr="007273C4">
        <w:t>Шаблон файла:</w:t>
      </w:r>
    </w:p>
    <w:bookmarkStart w:id="497" w:name="_MON_1478702849"/>
    <w:bookmarkEnd w:id="497"/>
    <w:p w14:paraId="55AA8078" w14:textId="77777777" w:rsidR="00475DC9" w:rsidRPr="007273C4" w:rsidRDefault="00475DC9" w:rsidP="00475DC9">
      <w:r w:rsidRPr="007273C4">
        <w:object w:dxaOrig="1531" w:dyaOrig="990" w14:anchorId="2095DFC3">
          <v:shape id="_x0000_i1027" type="#_x0000_t75" style="width:76.5pt;height:49.5pt" o:ole="">
            <v:imagedata r:id="rId40" o:title=""/>
          </v:shape>
          <o:OLEObject Type="Embed" ProgID="Word.Document.12" ShapeID="_x0000_i1027" DrawAspect="Icon" ObjectID="_1528133436" r:id="rId41">
            <o:FieldCodes>\s</o:FieldCodes>
          </o:OLEObject>
        </w:object>
      </w:r>
    </w:p>
    <w:p w14:paraId="090F5C08" w14:textId="77777777" w:rsidR="00475DC9" w:rsidRPr="007273C4" w:rsidRDefault="00475DC9" w:rsidP="00475DC9">
      <w:r w:rsidRPr="007273C4">
        <w:t>Значения параметров отчета: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3685"/>
        <w:gridCol w:w="3402"/>
      </w:tblGrid>
      <w:tr w:rsidR="00475DC9" w:rsidRPr="007273C4" w14:paraId="45E2BFCA" w14:textId="77777777" w:rsidTr="00E9015A">
        <w:tc>
          <w:tcPr>
            <w:tcW w:w="2093" w:type="dxa"/>
            <w:shd w:val="clear" w:color="auto" w:fill="D9D9D9" w:themeFill="background1" w:themeFillShade="D9"/>
          </w:tcPr>
          <w:p w14:paraId="2D4A499E" w14:textId="77777777" w:rsidR="00475DC9" w:rsidRPr="007273C4" w:rsidRDefault="00475DC9" w:rsidP="00E9015A">
            <w:pPr>
              <w:rPr>
                <w:b/>
              </w:rPr>
            </w:pPr>
            <w:r w:rsidRPr="007273C4">
              <w:rPr>
                <w:b/>
              </w:rPr>
              <w:t>Поле (см. шаблон)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14:paraId="15F6FA68" w14:textId="77777777" w:rsidR="00475DC9" w:rsidRPr="007273C4" w:rsidRDefault="00475DC9" w:rsidP="00E9015A">
            <w:pPr>
              <w:rPr>
                <w:b/>
              </w:rPr>
            </w:pPr>
            <w:r w:rsidRPr="007273C4">
              <w:rPr>
                <w:b/>
              </w:rPr>
              <w:t>Описание поля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3EF1309D" w14:textId="77777777" w:rsidR="00475DC9" w:rsidRPr="007273C4" w:rsidRDefault="00475DC9" w:rsidP="00E9015A">
            <w:pPr>
              <w:rPr>
                <w:b/>
              </w:rPr>
            </w:pPr>
            <w:r w:rsidRPr="007273C4">
              <w:rPr>
                <w:b/>
              </w:rPr>
              <w:t>Источник данных</w:t>
            </w:r>
          </w:p>
        </w:tc>
      </w:tr>
      <w:tr w:rsidR="00475DC9" w:rsidRPr="007273C4" w14:paraId="154B2572" w14:textId="77777777" w:rsidTr="00E9015A">
        <w:tc>
          <w:tcPr>
            <w:tcW w:w="2093" w:type="dxa"/>
          </w:tcPr>
          <w:p w14:paraId="26E49089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MOName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29899DAE" w14:textId="77777777" w:rsidR="00475DC9" w:rsidRPr="007273C4" w:rsidRDefault="00475DC9" w:rsidP="00E9015A">
            <w:r w:rsidRPr="007273C4">
              <w:t xml:space="preserve">Полное наименование </w:t>
            </w:r>
            <w:proofErr w:type="gramStart"/>
            <w:r w:rsidRPr="007273C4">
              <w:t>отчитывающейся</w:t>
            </w:r>
            <w:proofErr w:type="gramEnd"/>
            <w:r w:rsidRPr="007273C4">
              <w:t xml:space="preserve"> МО</w:t>
            </w:r>
          </w:p>
        </w:tc>
        <w:tc>
          <w:tcPr>
            <w:tcW w:w="3402" w:type="dxa"/>
          </w:tcPr>
          <w:p w14:paraId="1F72E1BF" w14:textId="3EFF18C0" w:rsidR="00475DC9" w:rsidRPr="007273C4" w:rsidRDefault="00475DC9" w:rsidP="00E9015A">
            <w:r w:rsidRPr="007273C4">
              <w:t xml:space="preserve">Берется из справочника МО ЕМИАС для </w:t>
            </w:r>
            <w:proofErr w:type="gramStart"/>
            <w:r w:rsidRPr="007273C4">
              <w:t>выбранной</w:t>
            </w:r>
            <w:proofErr w:type="gramEnd"/>
            <w:r w:rsidRPr="007273C4">
              <w:t xml:space="preserve"> МО (см. п.</w:t>
            </w:r>
            <w:r w:rsidRPr="007273C4">
              <w:fldChar w:fldCharType="begin"/>
            </w:r>
            <w:r w:rsidRPr="007273C4">
              <w:instrText xml:space="preserve"> REF _Ref399752319 \r \h </w:instrText>
            </w:r>
            <w:r w:rsidR="007273C4">
              <w:instrText xml:space="preserve"> \* MERGEFORMAT </w:instrText>
            </w:r>
            <w:r w:rsidRPr="007273C4">
              <w:fldChar w:fldCharType="separate"/>
            </w:r>
            <w:r w:rsidR="00887A96">
              <w:t>3.1</w:t>
            </w:r>
            <w:r w:rsidRPr="007273C4">
              <w:fldChar w:fldCharType="end"/>
            </w:r>
            <w:r w:rsidRPr="007273C4">
              <w:t>)</w:t>
            </w:r>
          </w:p>
        </w:tc>
      </w:tr>
      <w:tr w:rsidR="00475DC9" w:rsidRPr="007273C4" w14:paraId="4D135744" w14:textId="77777777" w:rsidTr="00E9015A">
        <w:tc>
          <w:tcPr>
            <w:tcW w:w="2093" w:type="dxa"/>
          </w:tcPr>
          <w:p w14:paraId="7EE83DB5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MOCode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2E944AE8" w14:textId="77777777" w:rsidR="00475DC9" w:rsidRPr="007273C4" w:rsidRDefault="00475DC9" w:rsidP="00E9015A">
            <w:r w:rsidRPr="007273C4">
              <w:t xml:space="preserve">Код </w:t>
            </w:r>
            <w:proofErr w:type="gramStart"/>
            <w:r w:rsidRPr="007273C4">
              <w:t>отчитывающейся</w:t>
            </w:r>
            <w:proofErr w:type="gramEnd"/>
            <w:r w:rsidRPr="007273C4">
              <w:t xml:space="preserve"> МО (по справочнику МГФОМС)</w:t>
            </w:r>
          </w:p>
        </w:tc>
        <w:tc>
          <w:tcPr>
            <w:tcW w:w="3402" w:type="dxa"/>
          </w:tcPr>
          <w:p w14:paraId="0A0A6D64" w14:textId="77777777" w:rsidR="00475DC9" w:rsidRPr="007273C4" w:rsidRDefault="00475DC9" w:rsidP="00E9015A">
            <w:r w:rsidRPr="007273C4">
              <w:t xml:space="preserve">Соответствует полю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LPU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id</w:t>
            </w:r>
            <w:r w:rsidRPr="007273C4">
              <w:t xml:space="preserve"> ИП</w:t>
            </w:r>
          </w:p>
        </w:tc>
      </w:tr>
      <w:tr w:rsidR="00475DC9" w:rsidRPr="007273C4" w14:paraId="1F5FFF19" w14:textId="77777777" w:rsidTr="00E9015A">
        <w:tc>
          <w:tcPr>
            <w:tcW w:w="2093" w:type="dxa"/>
          </w:tcPr>
          <w:p w14:paraId="7A079F8B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SMOName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1180A184" w14:textId="77777777" w:rsidR="00475DC9" w:rsidRPr="007273C4" w:rsidRDefault="00475DC9" w:rsidP="00E9015A">
            <w:r w:rsidRPr="007273C4">
              <w:t>Полное наименование СМО</w:t>
            </w:r>
          </w:p>
        </w:tc>
        <w:tc>
          <w:tcPr>
            <w:tcW w:w="3402" w:type="dxa"/>
          </w:tcPr>
          <w:p w14:paraId="0EC10EC3" w14:textId="77777777" w:rsidR="00475DC9" w:rsidRPr="007273C4" w:rsidRDefault="00475DC9" w:rsidP="00E9015A">
            <w:r w:rsidRPr="007273C4">
              <w:t xml:space="preserve">Берется из справочника НСИ МГФОМС </w:t>
            </w:r>
            <w:proofErr w:type="spellStart"/>
            <w:r w:rsidRPr="007273C4">
              <w:rPr>
                <w:lang w:val="en-US"/>
              </w:rPr>
              <w:t>sprsmo</w:t>
            </w:r>
            <w:proofErr w:type="spellEnd"/>
            <w:r w:rsidRPr="007273C4">
              <w:t xml:space="preserve">* (поле </w:t>
            </w:r>
            <w:r w:rsidRPr="007273C4">
              <w:rPr>
                <w:lang w:val="en-US"/>
              </w:rPr>
              <w:t>FULL</w:t>
            </w:r>
            <w:r w:rsidRPr="007273C4">
              <w:t>_</w:t>
            </w:r>
            <w:r w:rsidRPr="007273C4">
              <w:rPr>
                <w:lang w:val="en-US"/>
              </w:rPr>
              <w:t>NAME</w:t>
            </w:r>
            <w:r w:rsidRPr="007273C4">
              <w:t>)</w:t>
            </w:r>
          </w:p>
        </w:tc>
      </w:tr>
      <w:tr w:rsidR="00475DC9" w:rsidRPr="007273C4" w14:paraId="4C409CF6" w14:textId="77777777" w:rsidTr="00E9015A">
        <w:tc>
          <w:tcPr>
            <w:tcW w:w="2093" w:type="dxa"/>
          </w:tcPr>
          <w:p w14:paraId="40CA14A9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SMOCode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2387622D" w14:textId="77777777" w:rsidR="00475DC9" w:rsidRPr="007273C4" w:rsidRDefault="00475DC9" w:rsidP="00E9015A">
            <w:r w:rsidRPr="007273C4">
              <w:t>Код СМО</w:t>
            </w:r>
          </w:p>
        </w:tc>
        <w:tc>
          <w:tcPr>
            <w:tcW w:w="3402" w:type="dxa"/>
          </w:tcPr>
          <w:p w14:paraId="1BCE1677" w14:textId="77777777" w:rsidR="00475DC9" w:rsidRPr="007273C4" w:rsidRDefault="00475DC9" w:rsidP="00E9015A">
            <w:r w:rsidRPr="007273C4">
              <w:t xml:space="preserve">Берется из справочника НСИ МГФОМС </w:t>
            </w:r>
            <w:proofErr w:type="spellStart"/>
            <w:r w:rsidRPr="007273C4">
              <w:rPr>
                <w:lang w:val="en-US"/>
              </w:rPr>
              <w:t>sprsmo</w:t>
            </w:r>
            <w:proofErr w:type="spellEnd"/>
            <w:r w:rsidRPr="007273C4">
              <w:t xml:space="preserve">* (поле </w:t>
            </w:r>
            <w:r w:rsidRPr="007273C4">
              <w:rPr>
                <w:lang w:val="en-US"/>
              </w:rPr>
              <w:t>QQ</w:t>
            </w:r>
            <w:r w:rsidRPr="007273C4">
              <w:t>)</w:t>
            </w:r>
          </w:p>
        </w:tc>
      </w:tr>
      <w:tr w:rsidR="00475DC9" w:rsidRPr="007273C4" w14:paraId="30EEF80F" w14:textId="77777777" w:rsidTr="00E9015A">
        <w:tc>
          <w:tcPr>
            <w:tcW w:w="2093" w:type="dxa"/>
          </w:tcPr>
          <w:p w14:paraId="65D25904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ReportDate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51ADCB83" w14:textId="77777777" w:rsidR="00475DC9" w:rsidRPr="007273C4" w:rsidRDefault="00475DC9" w:rsidP="00E9015A">
            <w:r w:rsidRPr="007273C4">
              <w:t>Дата отчета в формате ДД.ММ</w:t>
            </w:r>
            <w:proofErr w:type="gramStart"/>
            <w:r w:rsidRPr="007273C4">
              <w:t>.Г</w:t>
            </w:r>
            <w:proofErr w:type="gramEnd"/>
            <w:r w:rsidRPr="007273C4">
              <w:t>ГГГ</w:t>
            </w:r>
          </w:p>
        </w:tc>
        <w:tc>
          <w:tcPr>
            <w:tcW w:w="3402" w:type="dxa"/>
          </w:tcPr>
          <w:p w14:paraId="1365515C" w14:textId="77777777" w:rsidR="00475DC9" w:rsidRPr="007273C4" w:rsidRDefault="00475DC9" w:rsidP="00E9015A">
            <w:r w:rsidRPr="007273C4">
              <w:t>Дата выполнения запроса из ИШ ЕРЗ ЕМИАС</w:t>
            </w:r>
          </w:p>
        </w:tc>
      </w:tr>
      <w:tr w:rsidR="00475DC9" w:rsidRPr="007273C4" w14:paraId="57FBCE36" w14:textId="77777777" w:rsidTr="00E9015A">
        <w:tc>
          <w:tcPr>
            <w:tcW w:w="2093" w:type="dxa"/>
          </w:tcPr>
          <w:p w14:paraId="5AAF35C8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Period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0EAF2DCC" w14:textId="77777777" w:rsidR="00475DC9" w:rsidRPr="007273C4" w:rsidRDefault="00475DC9" w:rsidP="00E9015A">
            <w:r w:rsidRPr="007273C4">
              <w:t>Отчетный период. Формат - ГГГГММ</w:t>
            </w:r>
          </w:p>
        </w:tc>
        <w:tc>
          <w:tcPr>
            <w:tcW w:w="3402" w:type="dxa"/>
          </w:tcPr>
          <w:p w14:paraId="717CB36A" w14:textId="5B655172" w:rsidR="00475DC9" w:rsidRPr="007273C4" w:rsidRDefault="00475DC9" w:rsidP="00E9015A">
            <w:r w:rsidRPr="007273C4">
              <w:t xml:space="preserve">Соответствует </w:t>
            </w:r>
            <w:proofErr w:type="gramStart"/>
            <w:r w:rsidRPr="007273C4">
              <w:t>веденному</w:t>
            </w:r>
            <w:proofErr w:type="gramEnd"/>
            <w:r w:rsidRPr="007273C4">
              <w:t xml:space="preserve"> на основном экране (см. п.</w:t>
            </w:r>
            <w:r w:rsidRPr="007273C4">
              <w:fldChar w:fldCharType="begin"/>
            </w:r>
            <w:r w:rsidRPr="007273C4">
              <w:instrText xml:space="preserve"> REF _Ref399752319 \r \h </w:instrText>
            </w:r>
            <w:r w:rsidR="007273C4">
              <w:instrText xml:space="preserve"> \* MERGEFORMAT </w:instrText>
            </w:r>
            <w:r w:rsidRPr="007273C4">
              <w:fldChar w:fldCharType="separate"/>
            </w:r>
            <w:r w:rsidR="00887A96">
              <w:t>3.1</w:t>
            </w:r>
            <w:r w:rsidRPr="007273C4">
              <w:fldChar w:fldCharType="end"/>
            </w:r>
            <w:r w:rsidRPr="007273C4">
              <w:t>)</w:t>
            </w:r>
          </w:p>
        </w:tc>
      </w:tr>
      <w:tr w:rsidR="00475DC9" w:rsidRPr="007273C4" w14:paraId="713195DC" w14:textId="77777777" w:rsidTr="00E9015A">
        <w:tc>
          <w:tcPr>
            <w:tcW w:w="2093" w:type="dxa"/>
          </w:tcPr>
          <w:p w14:paraId="7222CC40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RecordsAll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3C029CE6" w14:textId="77777777" w:rsidR="00475DC9" w:rsidRPr="007273C4" w:rsidRDefault="00475DC9" w:rsidP="00E9015A">
            <w:r w:rsidRPr="007273C4">
              <w:t>Число записей в реестре</w:t>
            </w:r>
          </w:p>
        </w:tc>
        <w:tc>
          <w:tcPr>
            <w:tcW w:w="3402" w:type="dxa"/>
          </w:tcPr>
          <w:p w14:paraId="4B4A01BD" w14:textId="77777777" w:rsidR="00475DC9" w:rsidRPr="007273C4" w:rsidRDefault="00475DC9" w:rsidP="00E9015A">
            <w:r w:rsidRPr="007273C4">
              <w:t>Число новых прикреплений в ИП</w:t>
            </w:r>
          </w:p>
        </w:tc>
      </w:tr>
      <w:tr w:rsidR="00475DC9" w:rsidRPr="007273C4" w14:paraId="1C0949FA" w14:textId="77777777" w:rsidTr="00E9015A">
        <w:tc>
          <w:tcPr>
            <w:tcW w:w="2093" w:type="dxa"/>
          </w:tcPr>
          <w:p w14:paraId="164F0FD6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AttachAll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721F4268" w14:textId="77777777" w:rsidR="00475DC9" w:rsidRPr="007273C4" w:rsidRDefault="00475DC9" w:rsidP="00E9015A">
            <w:r w:rsidRPr="007273C4">
              <w:t xml:space="preserve">Число </w:t>
            </w:r>
            <w:proofErr w:type="spellStart"/>
            <w:r w:rsidRPr="007273C4">
              <w:t>приклеплений</w:t>
            </w:r>
            <w:proofErr w:type="spellEnd"/>
          </w:p>
        </w:tc>
        <w:tc>
          <w:tcPr>
            <w:tcW w:w="3402" w:type="dxa"/>
          </w:tcPr>
          <w:p w14:paraId="34437C6E" w14:textId="77777777" w:rsidR="00475DC9" w:rsidRPr="007273C4" w:rsidRDefault="00475DC9" w:rsidP="00E9015A">
            <w:r w:rsidRPr="007273C4">
              <w:t>Число новых прикреплений в ИП</w:t>
            </w:r>
          </w:p>
        </w:tc>
      </w:tr>
      <w:tr w:rsidR="00475DC9" w:rsidRPr="007273C4" w14:paraId="66AB1AB8" w14:textId="77777777" w:rsidTr="00E9015A">
        <w:tc>
          <w:tcPr>
            <w:tcW w:w="2093" w:type="dxa"/>
          </w:tcPr>
          <w:p w14:paraId="2B67B046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AttachApply</w:t>
            </w:r>
            <w:proofErr w:type="spellEnd"/>
            <w:r w:rsidRPr="007273C4">
              <w:t>]</w:t>
            </w:r>
          </w:p>
        </w:tc>
        <w:tc>
          <w:tcPr>
            <w:tcW w:w="3685" w:type="dxa"/>
          </w:tcPr>
          <w:p w14:paraId="43E2269A" w14:textId="77777777" w:rsidR="00475DC9" w:rsidRPr="007273C4" w:rsidRDefault="00475DC9" w:rsidP="00E9015A">
            <w:r w:rsidRPr="007273C4">
              <w:t>Число прикреплений по заявлению</w:t>
            </w:r>
          </w:p>
        </w:tc>
        <w:tc>
          <w:tcPr>
            <w:tcW w:w="3402" w:type="dxa"/>
          </w:tcPr>
          <w:p w14:paraId="55EFAC20" w14:textId="77777777" w:rsidR="00475DC9" w:rsidRPr="007273C4" w:rsidRDefault="00475DC9" w:rsidP="00E9015A">
            <w:r w:rsidRPr="007273C4">
              <w:t>Число новых прикреплений в ИП</w:t>
            </w:r>
          </w:p>
        </w:tc>
      </w:tr>
      <w:tr w:rsidR="00475DC9" w:rsidRPr="007273C4" w14:paraId="0A55CAA5" w14:textId="77777777" w:rsidTr="00E9015A">
        <w:tc>
          <w:tcPr>
            <w:tcW w:w="2093" w:type="dxa"/>
          </w:tcPr>
          <w:p w14:paraId="4D2CEF8B" w14:textId="77777777" w:rsidR="00475DC9" w:rsidRPr="007273C4" w:rsidRDefault="00475DC9" w:rsidP="00E9015A">
            <w:r w:rsidRPr="007273C4">
              <w:t>[</w:t>
            </w:r>
            <w:proofErr w:type="spellStart"/>
            <w:r w:rsidRPr="007273C4">
              <w:t>SendDat</w:t>
            </w:r>
            <w:proofErr w:type="spellEnd"/>
            <w:r w:rsidRPr="007273C4">
              <w:rPr>
                <w:lang w:val="en-US"/>
              </w:rPr>
              <w:t>e</w:t>
            </w:r>
            <w:r w:rsidRPr="007273C4">
              <w:t>]</w:t>
            </w:r>
          </w:p>
        </w:tc>
        <w:tc>
          <w:tcPr>
            <w:tcW w:w="3685" w:type="dxa"/>
          </w:tcPr>
          <w:p w14:paraId="4FEE7426" w14:textId="77777777" w:rsidR="00475DC9" w:rsidRPr="007273C4" w:rsidRDefault="00475DC9" w:rsidP="00E9015A">
            <w:r w:rsidRPr="007273C4">
              <w:t>Дата отправки ИП в формате ДД.ММ</w:t>
            </w:r>
            <w:proofErr w:type="gramStart"/>
            <w:r w:rsidRPr="007273C4">
              <w:t>.Г</w:t>
            </w:r>
            <w:proofErr w:type="gramEnd"/>
            <w:r w:rsidRPr="007273C4">
              <w:t>ГГГ</w:t>
            </w:r>
          </w:p>
        </w:tc>
        <w:tc>
          <w:tcPr>
            <w:tcW w:w="3402" w:type="dxa"/>
          </w:tcPr>
          <w:p w14:paraId="09EAA8AE" w14:textId="77777777" w:rsidR="00475DC9" w:rsidRPr="007273C4" w:rsidRDefault="00475DC9" w:rsidP="00E9015A">
            <w:r w:rsidRPr="007273C4">
              <w:t>Текущая дата</w:t>
            </w:r>
          </w:p>
        </w:tc>
      </w:tr>
    </w:tbl>
    <w:p w14:paraId="184BCE98" w14:textId="77777777" w:rsidR="00475DC9" w:rsidRPr="007273C4" w:rsidRDefault="00475DC9" w:rsidP="00475DC9"/>
    <w:p w14:paraId="2F416EF8" w14:textId="77777777" w:rsidR="00475DC9" w:rsidRPr="007273C4" w:rsidRDefault="00475DC9" w:rsidP="00475DC9">
      <w:pPr>
        <w:pStyle w:val="3"/>
      </w:pPr>
      <w:bookmarkStart w:id="498" w:name="_Toc454389859"/>
      <w:r w:rsidRPr="007273C4">
        <w:lastRenderedPageBreak/>
        <w:t>Формирование ZIP-архива ИП</w:t>
      </w:r>
      <w:bookmarkEnd w:id="498"/>
    </w:p>
    <w:p w14:paraId="7C4ADA16" w14:textId="77777777" w:rsidR="00475DC9" w:rsidRPr="007273C4" w:rsidRDefault="00475DC9" w:rsidP="00475DC9">
      <w:proofErr w:type="spellStart"/>
      <w:r w:rsidRPr="007273C4">
        <w:t>Формироуется</w:t>
      </w:r>
      <w:proofErr w:type="spellEnd"/>
      <w:r w:rsidRPr="007273C4">
        <w:t xml:space="preserve"> </w:t>
      </w:r>
      <w:r w:rsidRPr="007273C4">
        <w:rPr>
          <w:lang w:val="en-US"/>
        </w:rPr>
        <w:t>ZIP</w:t>
      </w:r>
      <w:r w:rsidRPr="007273C4">
        <w:t>-архив с именем:</w:t>
      </w:r>
    </w:p>
    <w:p w14:paraId="5E9D6E75" w14:textId="340B72DA" w:rsidR="00475DC9" w:rsidRPr="0030400A" w:rsidRDefault="00475DC9" w:rsidP="00475DC9">
      <w:r w:rsidRPr="007273C4">
        <w:t xml:space="preserve">PR+ </w:t>
      </w:r>
      <w:r w:rsidR="00894ACB" w:rsidRPr="007273C4">
        <w:t>[</w:t>
      </w:r>
      <w:proofErr w:type="spellStart"/>
      <w:r w:rsidRPr="007273C4">
        <w:t>lpu_id</w:t>
      </w:r>
      <w:proofErr w:type="spellEnd"/>
      <w:r w:rsidR="00894ACB" w:rsidRPr="007273C4">
        <w:t>]</w:t>
      </w:r>
      <w:r w:rsidRPr="007273C4">
        <w:t>+</w:t>
      </w:r>
      <w:r w:rsidR="00894ACB" w:rsidRPr="007273C4">
        <w:t>[</w:t>
      </w:r>
      <w:r w:rsidRPr="007273C4">
        <w:t>код СМО</w:t>
      </w:r>
      <w:r w:rsidR="00894ACB" w:rsidRPr="007273C4">
        <w:t>]</w:t>
      </w:r>
      <w:r w:rsidRPr="007273C4">
        <w:t>.</w:t>
      </w:r>
      <w:r w:rsidR="0030400A">
        <w:rPr>
          <w:lang w:val="en-US"/>
        </w:rPr>
        <w:t>zip</w:t>
      </w:r>
    </w:p>
    <w:p w14:paraId="58A37111" w14:textId="0795AC97" w:rsidR="00475DC9" w:rsidRPr="007273C4" w:rsidRDefault="00894ACB" w:rsidP="00475DC9">
      <w:proofErr w:type="gramStart"/>
      <w:r w:rsidRPr="007273C4">
        <w:t>[</w:t>
      </w:r>
      <w:proofErr w:type="spellStart"/>
      <w:r w:rsidR="00475DC9" w:rsidRPr="007273C4">
        <w:t>lpu_id</w:t>
      </w:r>
      <w:proofErr w:type="spellEnd"/>
      <w:r w:rsidRPr="007273C4">
        <w:t>]</w:t>
      </w:r>
      <w:r w:rsidR="00475DC9" w:rsidRPr="007273C4">
        <w:t xml:space="preserve"> – такой же, как в поле </w:t>
      </w:r>
      <w:r w:rsidR="00475DC9" w:rsidRPr="007273C4">
        <w:rPr>
          <w:rFonts w:ascii="Arial" w:hAnsi="Arial" w:cs="Arial"/>
          <w:b/>
          <w:caps/>
          <w:sz w:val="18"/>
          <w:szCs w:val="18"/>
          <w:lang w:val="en-US"/>
        </w:rPr>
        <w:t>LPU</w:t>
      </w:r>
      <w:r w:rsidR="00475DC9" w:rsidRPr="007273C4">
        <w:rPr>
          <w:rFonts w:ascii="Arial" w:hAnsi="Arial" w:cs="Arial"/>
          <w:b/>
          <w:caps/>
          <w:sz w:val="18"/>
          <w:szCs w:val="18"/>
        </w:rPr>
        <w:t>_</w:t>
      </w:r>
      <w:r w:rsidR="00475DC9" w:rsidRPr="007273C4">
        <w:rPr>
          <w:rFonts w:ascii="Arial" w:hAnsi="Arial" w:cs="Arial"/>
          <w:b/>
          <w:caps/>
          <w:sz w:val="18"/>
          <w:szCs w:val="18"/>
          <w:lang w:val="en-US"/>
        </w:rPr>
        <w:t>id</w:t>
      </w:r>
      <w:r w:rsidR="00475DC9" w:rsidRPr="007273C4">
        <w:t xml:space="preserve"> в файле реестра;</w:t>
      </w:r>
      <w:proofErr w:type="gramEnd"/>
    </w:p>
    <w:p w14:paraId="42599AAE" w14:textId="0F38AA1A" w:rsidR="007563F8" w:rsidRPr="007273C4" w:rsidRDefault="00894ACB" w:rsidP="00475DC9">
      <w:r w:rsidRPr="007273C4">
        <w:t>[</w:t>
      </w:r>
      <w:r w:rsidR="00475DC9" w:rsidRPr="007273C4">
        <w:t>код СМО</w:t>
      </w:r>
      <w:r w:rsidRPr="007273C4">
        <w:t xml:space="preserve">] </w:t>
      </w:r>
      <w:r w:rsidR="00475DC9" w:rsidRPr="007273C4">
        <w:t xml:space="preserve">– по справочнику НСИ МГФОМС </w:t>
      </w:r>
      <w:proofErr w:type="spellStart"/>
      <w:r w:rsidR="00475DC9" w:rsidRPr="007273C4">
        <w:rPr>
          <w:lang w:val="en-US"/>
        </w:rPr>
        <w:t>sprsmo</w:t>
      </w:r>
      <w:proofErr w:type="spellEnd"/>
      <w:r w:rsidR="00475DC9" w:rsidRPr="007273C4">
        <w:t xml:space="preserve">* (поле </w:t>
      </w:r>
      <w:r w:rsidR="00475DC9" w:rsidRPr="007273C4">
        <w:rPr>
          <w:lang w:val="en-US"/>
        </w:rPr>
        <w:t>QQ</w:t>
      </w:r>
      <w:r w:rsidR="00475DC9" w:rsidRPr="007273C4">
        <w:t>)</w:t>
      </w:r>
      <w:r w:rsidR="007563F8" w:rsidRPr="007273C4">
        <w:t>;</w:t>
      </w:r>
    </w:p>
    <w:p w14:paraId="4EBA61E3" w14:textId="77777777" w:rsidR="00475DC9" w:rsidRPr="007273C4" w:rsidRDefault="00475DC9" w:rsidP="00475DC9">
      <w:r w:rsidRPr="007273C4">
        <w:t xml:space="preserve">В </w:t>
      </w:r>
      <w:proofErr w:type="gramStart"/>
      <w:r w:rsidRPr="007273C4">
        <w:t>данный</w:t>
      </w:r>
      <w:proofErr w:type="gramEnd"/>
      <w:r w:rsidRPr="007273C4">
        <w:t xml:space="preserve"> </w:t>
      </w:r>
      <w:r w:rsidRPr="007273C4">
        <w:rPr>
          <w:lang w:val="en-US"/>
        </w:rPr>
        <w:t>ZIP</w:t>
      </w:r>
      <w:r w:rsidRPr="007273C4">
        <w:t xml:space="preserve">-архив помещаются </w:t>
      </w:r>
      <w:r w:rsidRPr="007273C4">
        <w:rPr>
          <w:lang w:val="en-US"/>
        </w:rPr>
        <w:t>DBF</w:t>
      </w:r>
      <w:r w:rsidRPr="007273C4">
        <w:t xml:space="preserve">-файл реестра и </w:t>
      </w:r>
      <w:r w:rsidRPr="007273C4">
        <w:rPr>
          <w:lang w:val="en-US"/>
        </w:rPr>
        <w:t>PDF</w:t>
      </w:r>
      <w:r w:rsidRPr="007273C4">
        <w:t>-файл паспорта прикреплений.</w:t>
      </w:r>
    </w:p>
    <w:p w14:paraId="5F4A183B" w14:textId="77777777" w:rsidR="00475DC9" w:rsidRPr="007273C4" w:rsidRDefault="00475DC9" w:rsidP="00475DC9"/>
    <w:p w14:paraId="38907650" w14:textId="77777777" w:rsidR="00475DC9" w:rsidRPr="007273C4" w:rsidRDefault="00475DC9" w:rsidP="00475DC9">
      <w:pPr>
        <w:pStyle w:val="1"/>
      </w:pPr>
      <w:bookmarkStart w:id="499" w:name="_Ref399841424"/>
      <w:bookmarkStart w:id="500" w:name="_Toc454389860"/>
      <w:r w:rsidRPr="007273C4">
        <w:t>Получение ответной посылки из СМО (</w:t>
      </w:r>
      <w:r w:rsidRPr="007273C4">
        <w:rPr>
          <w:lang w:val="en-US"/>
        </w:rPr>
        <w:t>FR</w:t>
      </w:r>
      <w:r w:rsidRPr="007273C4">
        <w:t>5)</w:t>
      </w:r>
      <w:bookmarkEnd w:id="499"/>
      <w:bookmarkEnd w:id="500"/>
    </w:p>
    <w:p w14:paraId="011A8FFE" w14:textId="77777777" w:rsidR="002B05CC" w:rsidRPr="007273C4" w:rsidRDefault="002B05CC" w:rsidP="002B05CC">
      <w:pPr>
        <w:pStyle w:val="2"/>
      </w:pPr>
      <w:bookmarkStart w:id="501" w:name="_Ref440542641"/>
      <w:bookmarkStart w:id="502" w:name="_Toc454389861"/>
      <w:r w:rsidRPr="007273C4">
        <w:t>Сценарии работы</w:t>
      </w:r>
      <w:bookmarkEnd w:id="501"/>
      <w:bookmarkEnd w:id="502"/>
    </w:p>
    <w:p w14:paraId="11B30612" w14:textId="76D37404" w:rsidR="002B05CC" w:rsidRPr="007273C4" w:rsidRDefault="002B05CC" w:rsidP="002B05CC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>: «Получение ответной посылки из СМО».</w:t>
      </w:r>
    </w:p>
    <w:p w14:paraId="1BFC98BD" w14:textId="77777777" w:rsidR="002B05CC" w:rsidRPr="007273C4" w:rsidRDefault="002B05CC" w:rsidP="002B05CC">
      <w:r w:rsidRPr="007273C4">
        <w:rPr>
          <w:b/>
        </w:rPr>
        <w:t>Основное действующее лицо:</w:t>
      </w:r>
      <w:r w:rsidRPr="007273C4">
        <w:t xml:space="preserve"> </w:t>
      </w:r>
      <w:r>
        <w:t>Система</w:t>
      </w:r>
      <w:r w:rsidRPr="007273C4">
        <w:t>.</w:t>
      </w:r>
    </w:p>
    <w:p w14:paraId="447C46FA" w14:textId="3D044E1B" w:rsidR="002B05CC" w:rsidRPr="007273C4" w:rsidRDefault="002B05CC" w:rsidP="002B05CC">
      <w:r w:rsidRPr="007273C4">
        <w:rPr>
          <w:b/>
        </w:rPr>
        <w:t>Цель:</w:t>
      </w:r>
      <w:r w:rsidRPr="007273C4">
        <w:t xml:space="preserve"> </w:t>
      </w:r>
      <w:r>
        <w:t>Получить отправленную из СМО ИП и сохранить ее содержимое в БД</w:t>
      </w:r>
      <w:r w:rsidRPr="007273C4">
        <w:t>.</w:t>
      </w:r>
    </w:p>
    <w:p w14:paraId="6EBBC720" w14:textId="322596EA" w:rsidR="002B05CC" w:rsidRPr="007273C4" w:rsidRDefault="002B05CC" w:rsidP="002B05CC">
      <w:r w:rsidRPr="007273C4">
        <w:rPr>
          <w:b/>
        </w:rPr>
        <w:t>Предусловия:</w:t>
      </w:r>
      <w:r w:rsidRPr="007273C4">
        <w:t xml:space="preserve"> </w:t>
      </w:r>
      <w:r w:rsidR="00C67957">
        <w:t>В фоновом режиме выполняется основной сценарий (см.</w:t>
      </w:r>
      <w:r w:rsidR="00C67957">
        <w:fldChar w:fldCharType="begin"/>
      </w:r>
      <w:r w:rsidR="00C67957">
        <w:instrText xml:space="preserve"> REF _Ref440543184 \r \h </w:instrText>
      </w:r>
      <w:r w:rsidR="00C67957">
        <w:fldChar w:fldCharType="separate"/>
      </w:r>
      <w:r w:rsidR="00C67957">
        <w:t>2.4</w:t>
      </w:r>
      <w:r w:rsidR="00C67957">
        <w:fldChar w:fldCharType="end"/>
      </w:r>
      <w:r w:rsidR="00C67957">
        <w:t xml:space="preserve">). </w:t>
      </w:r>
      <w:r>
        <w:t>Успешно</w:t>
      </w:r>
      <w:r w:rsidRPr="007273C4">
        <w:t xml:space="preserve"> выполнен</w:t>
      </w:r>
      <w:r w:rsidRPr="00BE3939">
        <w:t xml:space="preserve"> </w:t>
      </w:r>
      <w:r>
        <w:t xml:space="preserve">сценарий  </w:t>
      </w:r>
      <w:r>
        <w:fldChar w:fldCharType="begin"/>
      </w:r>
      <w:r>
        <w:instrText xml:space="preserve"> REF _Ref399859957 \h </w:instrText>
      </w:r>
      <w:r>
        <w:fldChar w:fldCharType="separate"/>
      </w:r>
      <w:r w:rsidRPr="007273C4">
        <w:rPr>
          <w:lang w:val="en-US"/>
        </w:rPr>
        <w:t>UC</w:t>
      </w:r>
      <w:r w:rsidRPr="007273C4">
        <w:t xml:space="preserve"> «Сформировать и отправить ИП»</w:t>
      </w:r>
      <w:r>
        <w:fldChar w:fldCharType="end"/>
      </w:r>
      <w:r>
        <w:t xml:space="preserve"> </w:t>
      </w:r>
      <w:r w:rsidRPr="007273C4">
        <w:t>(см. п.</w:t>
      </w:r>
      <w:r>
        <w:fldChar w:fldCharType="begin"/>
      </w:r>
      <w:r>
        <w:instrText xml:space="preserve"> REF _Ref399859957 \r \h </w:instrText>
      </w:r>
      <w:r>
        <w:fldChar w:fldCharType="separate"/>
      </w:r>
      <w:r>
        <w:t>4.2.1</w:t>
      </w:r>
      <w:r>
        <w:fldChar w:fldCharType="end"/>
      </w:r>
      <w:r w:rsidRPr="007273C4">
        <w:t>)</w:t>
      </w:r>
      <w:r>
        <w:t>.</w:t>
      </w:r>
    </w:p>
    <w:p w14:paraId="34D2FC74" w14:textId="671B6DA4" w:rsidR="002B05CC" w:rsidRPr="007273C4" w:rsidRDefault="002B05CC" w:rsidP="002B05CC">
      <w:r w:rsidRPr="007273C4">
        <w:rPr>
          <w:b/>
        </w:rPr>
        <w:t>Инициирующее событие:</w:t>
      </w:r>
      <w:r w:rsidRPr="002B05CC">
        <w:t xml:space="preserve"> </w:t>
      </w:r>
      <w:r w:rsidR="00C67957">
        <w:t xml:space="preserve">Шаг 3 основного сценария. </w:t>
      </w:r>
      <w:r w:rsidRPr="002B05CC">
        <w:t>СМО отправляет</w:t>
      </w:r>
      <w:r>
        <w:t xml:space="preserve"> </w:t>
      </w:r>
      <w:proofErr w:type="gramStart"/>
      <w:r>
        <w:t>ответную</w:t>
      </w:r>
      <w:proofErr w:type="gramEnd"/>
      <w:r>
        <w:t xml:space="preserve"> ИП на адрес МО.</w:t>
      </w:r>
    </w:p>
    <w:p w14:paraId="1D2BC24A" w14:textId="77777777" w:rsidR="002B05CC" w:rsidRPr="007273C4" w:rsidRDefault="002B05CC" w:rsidP="002B05CC">
      <w:pPr>
        <w:rPr>
          <w:b/>
        </w:rPr>
      </w:pPr>
      <w:r w:rsidRPr="007273C4">
        <w:rPr>
          <w:b/>
        </w:rPr>
        <w:t>Основной сценарий:</w:t>
      </w:r>
    </w:p>
    <w:p w14:paraId="0FC6CBC9" w14:textId="20347DFC" w:rsidR="002B05CC" w:rsidRPr="00992AE2" w:rsidRDefault="00F45296" w:rsidP="00F45296">
      <w:pPr>
        <w:numPr>
          <w:ilvl w:val="0"/>
          <w:numId w:val="45"/>
        </w:numPr>
      </w:pPr>
      <w:r>
        <w:t>Из СМО п</w:t>
      </w:r>
      <w:r w:rsidRPr="00F45296">
        <w:t>олучено сообщение вида «OMS#&lt;</w:t>
      </w:r>
      <w:proofErr w:type="spellStart"/>
      <w:r w:rsidRPr="00F45296">
        <w:t>yyyymm</w:t>
      </w:r>
      <w:proofErr w:type="spellEnd"/>
      <w:r w:rsidRPr="00F45296">
        <w:t>&gt;#&lt;</w:t>
      </w:r>
      <w:proofErr w:type="spellStart"/>
      <w:r w:rsidRPr="00F45296">
        <w:t>lpuid</w:t>
      </w:r>
      <w:proofErr w:type="spellEnd"/>
      <w:r w:rsidRPr="00F45296">
        <w:t>&gt;##</w:t>
      </w:r>
      <w:proofErr w:type="spellStart"/>
      <w:r w:rsidRPr="00F45296">
        <w:t>gp</w:t>
      </w:r>
      <w:proofErr w:type="spellEnd"/>
      <w:r w:rsidRPr="00F45296">
        <w:t xml:space="preserve">», </w:t>
      </w:r>
      <w:proofErr w:type="spellStart"/>
      <w:r w:rsidRPr="00F45296">
        <w:t>correlationID</w:t>
      </w:r>
      <w:proofErr w:type="spellEnd"/>
      <w:r w:rsidRPr="00F45296">
        <w:t xml:space="preserve"> = ID исходящей ИП, ИП успешно </w:t>
      </w:r>
      <w:proofErr w:type="gramStart"/>
      <w:r w:rsidRPr="00F45296">
        <w:t>загружена</w:t>
      </w:r>
      <w:proofErr w:type="gramEnd"/>
      <w:r>
        <w:t xml:space="preserve">. </w:t>
      </w:r>
      <w:r w:rsidR="00454D28">
        <w:t>Выполняется</w:t>
      </w:r>
      <w:r w:rsidR="002B05CC" w:rsidRPr="007273C4">
        <w:t xml:space="preserve"> алгоритм получения и загрузки ответной ИП</w:t>
      </w:r>
      <w:r w:rsidR="00454D28">
        <w:t>, который</w:t>
      </w:r>
      <w:r w:rsidR="002B05CC" w:rsidRPr="007273C4">
        <w:t xml:space="preserve"> описан в постановке «ОМС.40.1.1.Информационный обмен».</w:t>
      </w:r>
      <w:r w:rsidR="00454D28">
        <w:t xml:space="preserve"> </w:t>
      </w:r>
    </w:p>
    <w:p w14:paraId="32C943AF" w14:textId="35E5B647" w:rsidR="002B05CC" w:rsidRDefault="002B05CC" w:rsidP="002B05CC">
      <w:pPr>
        <w:pStyle w:val="a0"/>
        <w:numPr>
          <w:ilvl w:val="0"/>
          <w:numId w:val="45"/>
        </w:numPr>
        <w:tabs>
          <w:tab w:val="left" w:pos="993"/>
        </w:tabs>
        <w:spacing w:before="0" w:after="200"/>
        <w:jc w:val="left"/>
      </w:pPr>
      <w:r>
        <w:t>Система переводит реестр в статус «</w:t>
      </w:r>
      <w:r w:rsidRPr="00B51C30">
        <w:rPr>
          <w:b/>
          <w:i/>
        </w:rPr>
        <w:t>Получен ответ</w:t>
      </w:r>
      <w:r>
        <w:t xml:space="preserve">», анализирует содержимое ответа. </w:t>
      </w:r>
    </w:p>
    <w:p w14:paraId="5B68E5EC" w14:textId="7EA8FA19" w:rsidR="00C030F1" w:rsidRDefault="00C030F1" w:rsidP="002B05CC">
      <w:pPr>
        <w:pStyle w:val="a0"/>
        <w:numPr>
          <w:ilvl w:val="0"/>
          <w:numId w:val="45"/>
        </w:numPr>
        <w:tabs>
          <w:tab w:val="left" w:pos="993"/>
        </w:tabs>
        <w:spacing w:before="0" w:after="200"/>
        <w:jc w:val="left"/>
      </w:pPr>
      <w:r>
        <w:t>Пользователь выбирает дальнейшее действие:</w:t>
      </w:r>
    </w:p>
    <w:p w14:paraId="44F17882" w14:textId="354882A3" w:rsidR="00C030F1" w:rsidRDefault="00A8722E" w:rsidP="00C030F1">
      <w:pPr>
        <w:pStyle w:val="a0"/>
        <w:numPr>
          <w:ilvl w:val="1"/>
          <w:numId w:val="45"/>
        </w:numPr>
        <w:tabs>
          <w:tab w:val="left" w:pos="993"/>
        </w:tabs>
        <w:spacing w:before="0" w:after="200"/>
        <w:jc w:val="left"/>
      </w:pPr>
      <w:r>
        <w:t>Отменить результат</w:t>
      </w:r>
      <w:r w:rsidR="00C030F1">
        <w:t xml:space="preserve"> – </w:t>
      </w:r>
      <w:r w:rsidR="00111A56">
        <w:t>перевод реестра в статус «</w:t>
      </w:r>
      <w:r w:rsidR="00111A56">
        <w:rPr>
          <w:b/>
          <w:i/>
        </w:rPr>
        <w:t xml:space="preserve">Готово к </w:t>
      </w:r>
      <w:proofErr w:type="spellStart"/>
      <w:r w:rsidR="00111A56" w:rsidRPr="00111A56">
        <w:rPr>
          <w:b/>
          <w:i/>
        </w:rPr>
        <w:t>отпраке</w:t>
      </w:r>
      <w:proofErr w:type="spellEnd"/>
      <w:r w:rsidR="00111A56">
        <w:t xml:space="preserve">», </w:t>
      </w:r>
      <w:r w:rsidR="00C030F1" w:rsidRPr="00111A56">
        <w:t>выполнение</w:t>
      </w:r>
      <w:r w:rsidR="00C030F1">
        <w:t xml:space="preserve"> сценария </w:t>
      </w:r>
      <w:r w:rsidR="00C030F1">
        <w:fldChar w:fldCharType="begin"/>
      </w:r>
      <w:r w:rsidR="00C030F1">
        <w:instrText xml:space="preserve"> REF _Ref399859957 \h </w:instrText>
      </w:r>
      <w:r w:rsidR="00C030F1">
        <w:fldChar w:fldCharType="separate"/>
      </w:r>
      <w:r w:rsidR="00C030F1" w:rsidRPr="007273C4">
        <w:rPr>
          <w:lang w:val="en-US"/>
        </w:rPr>
        <w:t>UC</w:t>
      </w:r>
      <w:r w:rsidR="00C030F1" w:rsidRPr="007273C4">
        <w:t xml:space="preserve"> «Сформировать и отправить ИП»</w:t>
      </w:r>
      <w:r w:rsidR="00C030F1">
        <w:fldChar w:fldCharType="end"/>
      </w:r>
      <w:r w:rsidR="00937ADF">
        <w:t xml:space="preserve"> (см. </w:t>
      </w:r>
      <w:r w:rsidR="00937ADF">
        <w:fldChar w:fldCharType="begin"/>
      </w:r>
      <w:r w:rsidR="00937ADF">
        <w:instrText xml:space="preserve"> REF _Ref399859957 \r \h </w:instrText>
      </w:r>
      <w:r w:rsidR="00937ADF">
        <w:fldChar w:fldCharType="separate"/>
      </w:r>
      <w:r w:rsidR="00937ADF">
        <w:t>4.2.1</w:t>
      </w:r>
      <w:r w:rsidR="00937ADF">
        <w:fldChar w:fldCharType="end"/>
      </w:r>
      <w:r w:rsidR="00937ADF">
        <w:t>)</w:t>
      </w:r>
      <w:r w:rsidR="00C030F1">
        <w:t>,</w:t>
      </w:r>
    </w:p>
    <w:p w14:paraId="251B676C" w14:textId="6A1E3805" w:rsidR="00C030F1" w:rsidRPr="007273C4" w:rsidRDefault="006C2429" w:rsidP="00C030F1">
      <w:pPr>
        <w:pStyle w:val="a0"/>
        <w:numPr>
          <w:ilvl w:val="1"/>
          <w:numId w:val="45"/>
        </w:numPr>
        <w:tabs>
          <w:tab w:val="left" w:pos="993"/>
        </w:tabs>
        <w:spacing w:before="0" w:after="200"/>
        <w:jc w:val="left"/>
      </w:pPr>
      <w:r>
        <w:t>П</w:t>
      </w:r>
      <w:r w:rsidR="00C030F1">
        <w:t>ере</w:t>
      </w:r>
      <w:r w:rsidR="00320544">
        <w:t>йти</w:t>
      </w:r>
      <w:r w:rsidR="00C030F1">
        <w:t xml:space="preserve"> к </w:t>
      </w:r>
      <w:r w:rsidR="00970974">
        <w:t xml:space="preserve">ш.1 </w:t>
      </w:r>
      <w:r w:rsidR="00C030F1">
        <w:t>основно</w:t>
      </w:r>
      <w:r w:rsidR="00970974">
        <w:t>го</w:t>
      </w:r>
      <w:r w:rsidR="00C030F1">
        <w:t xml:space="preserve"> сценари</w:t>
      </w:r>
      <w:r w:rsidR="00970974">
        <w:t>я</w:t>
      </w:r>
      <w:r w:rsidR="00C030F1">
        <w:t xml:space="preserve"> (см. </w:t>
      </w:r>
      <w:r w:rsidR="00C030F1">
        <w:fldChar w:fldCharType="begin"/>
      </w:r>
      <w:r w:rsidR="00C030F1">
        <w:instrText xml:space="preserve"> REF _Ref440541381 \r \h </w:instrText>
      </w:r>
      <w:r w:rsidR="00C030F1">
        <w:fldChar w:fldCharType="separate"/>
      </w:r>
      <w:r w:rsidR="00C030F1">
        <w:t>2.4</w:t>
      </w:r>
      <w:r w:rsidR="00C030F1">
        <w:fldChar w:fldCharType="end"/>
      </w:r>
      <w:r w:rsidR="00EF2C06">
        <w:t>) для просмотра списка реестров и их статусов.</w:t>
      </w:r>
    </w:p>
    <w:p w14:paraId="4513478E" w14:textId="77777777" w:rsidR="002B05CC" w:rsidRPr="007273C4" w:rsidRDefault="002B05CC" w:rsidP="002B05CC">
      <w:pPr>
        <w:ind w:left="720"/>
      </w:pPr>
      <w:r w:rsidRPr="007273C4">
        <w:rPr>
          <w:b/>
        </w:rPr>
        <w:t>Возможные альтернативы</w:t>
      </w:r>
      <w:r w:rsidRPr="007273C4">
        <w:t>:</w:t>
      </w:r>
    </w:p>
    <w:p w14:paraId="0FACEADB" w14:textId="0CDA47A0" w:rsidR="002B05CC" w:rsidRDefault="002B05CC" w:rsidP="002B05CC">
      <w:pPr>
        <w:ind w:left="720"/>
      </w:pPr>
      <w:r>
        <w:t>1а. Приемка прошла без успеха. Сценарий завершается без успеха.</w:t>
      </w:r>
    </w:p>
    <w:p w14:paraId="65761210" w14:textId="77777777" w:rsidR="00BD4E02" w:rsidRDefault="00BD4E02" w:rsidP="00BD4E02">
      <w:pPr>
        <w:ind w:left="720"/>
      </w:pPr>
      <w:r>
        <w:t>1б</w:t>
      </w:r>
      <w:proofErr w:type="gramStart"/>
      <w:r>
        <w:t xml:space="preserve"> В</w:t>
      </w:r>
      <w:proofErr w:type="gramEnd"/>
      <w:r>
        <w:t xml:space="preserve"> БД уже есть ответная ИП с таким же </w:t>
      </w:r>
      <w:proofErr w:type="spellStart"/>
      <w:r>
        <w:t>correlation_id</w:t>
      </w:r>
      <w:proofErr w:type="spellEnd"/>
      <w:r>
        <w:t>, т.е. ответ из СМО на эту же ИП. Нужно сверить даты отправки, Если уже принятая посылка имеет более позднюю дату отправки, то текущую посылку нужно только зарегистрировать в БД, но не следует выполнять весь бизнес-процесс обработки, описанный в постановке 40.1.1 «Информационный обмен», и не нужно обновлять таблицу с ошибками прикрепления. Переход к ш.3.</w:t>
      </w:r>
    </w:p>
    <w:p w14:paraId="15CA4C35" w14:textId="0B3E79D7" w:rsidR="002B05CC" w:rsidRPr="002B05CC" w:rsidRDefault="00553F20" w:rsidP="00970974">
      <w:pPr>
        <w:ind w:left="720"/>
      </w:pPr>
      <w:r>
        <w:t>2</w:t>
      </w:r>
      <w:r w:rsidR="002B05CC">
        <w:t xml:space="preserve">а. </w:t>
      </w:r>
      <w:r w:rsidR="00B51C30" w:rsidRPr="00B51C30">
        <w:t xml:space="preserve">В ответном сообщении имеется хотя бы одна строка, которую не удалось связать </w:t>
      </w:r>
      <w:r w:rsidR="00B51C30">
        <w:t xml:space="preserve">с </w:t>
      </w:r>
      <w:r w:rsidR="00B51C30" w:rsidRPr="00B51C30">
        <w:t>записью в исходном сообщении</w:t>
      </w:r>
      <w:r w:rsidR="00025D90">
        <w:t>.</w:t>
      </w:r>
      <w:r w:rsidR="00025D90" w:rsidRPr="00025D90">
        <w:t xml:space="preserve"> </w:t>
      </w:r>
      <w:r w:rsidR="00025D90">
        <w:t>Система</w:t>
      </w:r>
      <w:r w:rsidR="002B05CC">
        <w:t xml:space="preserve"> переводит реестр в статус «</w:t>
      </w:r>
      <w:r w:rsidR="00C26E87">
        <w:rPr>
          <w:b/>
          <w:i/>
        </w:rPr>
        <w:t>Получен ответ</w:t>
      </w:r>
      <w:r w:rsidR="00E07404">
        <w:rPr>
          <w:b/>
          <w:i/>
        </w:rPr>
        <w:t>*</w:t>
      </w:r>
      <w:r w:rsidR="002B05CC">
        <w:t>». Сведения об</w:t>
      </w:r>
      <w:r w:rsidR="00BC36BC">
        <w:t xml:space="preserve"> ошибках сохраняются в БД и доступны для просмотра в интерфейсе экрана.</w:t>
      </w:r>
      <w:r w:rsidR="00664AA4">
        <w:t xml:space="preserve"> </w:t>
      </w:r>
      <w:r w:rsidR="00C67957">
        <w:t>Далее</w:t>
      </w:r>
      <w:r w:rsidR="00970974">
        <w:t xml:space="preserve"> </w:t>
      </w:r>
      <w:r w:rsidR="00C67957">
        <w:t>п</w:t>
      </w:r>
      <w:r w:rsidR="00970974">
        <w:t>ереход к ш.</w:t>
      </w:r>
      <w:r w:rsidR="00B51C30">
        <w:t>3</w:t>
      </w:r>
      <w:r w:rsidR="00BA548B">
        <w:t xml:space="preserve"> либо повтор текущего сценария с ш.1, если в фоновом режиме </w:t>
      </w:r>
      <w:r w:rsidR="005C789B">
        <w:t xml:space="preserve">из СМО </w:t>
      </w:r>
      <w:r w:rsidR="00BA548B">
        <w:t>поступило повторное сообщение.</w:t>
      </w:r>
    </w:p>
    <w:p w14:paraId="63F19261" w14:textId="77777777" w:rsidR="002B05CC" w:rsidRDefault="002B05CC" w:rsidP="00DB027F">
      <w:pPr>
        <w:rPr>
          <w:i/>
        </w:rPr>
      </w:pPr>
    </w:p>
    <w:p w14:paraId="1910B73B" w14:textId="77777777" w:rsidR="00C030F1" w:rsidRDefault="002B05CC" w:rsidP="00DB027F">
      <w:r>
        <w:rPr>
          <w:i/>
        </w:rPr>
        <w:t xml:space="preserve">Примечание: </w:t>
      </w:r>
    </w:p>
    <w:p w14:paraId="211CC996" w14:textId="0E7E75D4" w:rsidR="00C030F1" w:rsidRDefault="00C030F1" w:rsidP="00DB027F">
      <w:r>
        <w:lastRenderedPageBreak/>
        <w:t xml:space="preserve">1. </w:t>
      </w:r>
      <w:r w:rsidR="004C0361">
        <w:t>На одну ИП может быть получено несколько ответов из СМО. Каждый ответ должен быть обработан по данному сценарию.</w:t>
      </w:r>
    </w:p>
    <w:p w14:paraId="0DCE7D41" w14:textId="219B1BD8" w:rsidR="00DB027F" w:rsidRPr="008C1355" w:rsidRDefault="00C030F1" w:rsidP="00DB027F">
      <w:r>
        <w:t xml:space="preserve">2. </w:t>
      </w:r>
      <w:r w:rsidR="00C11B3A">
        <w:t>Если реестр отправлял</w:t>
      </w:r>
      <w:r w:rsidR="00800B58">
        <w:t>ся в СМО неоднократно</w:t>
      </w:r>
      <w:r w:rsidR="00527694">
        <w:t xml:space="preserve"> или неоднократно был получен ответ на одну и ту же ИП</w:t>
      </w:r>
      <w:r w:rsidR="00800B58">
        <w:t xml:space="preserve">, то возможно, что сведения об ошибках </w:t>
      </w:r>
      <w:r w:rsidR="00527694">
        <w:t xml:space="preserve">также </w:t>
      </w:r>
      <w:r w:rsidR="00800B58">
        <w:t xml:space="preserve">были получены </w:t>
      </w:r>
      <w:r w:rsidR="00527694">
        <w:t>более одного раза</w:t>
      </w:r>
      <w:r w:rsidR="00800B58">
        <w:t xml:space="preserve">. </w:t>
      </w:r>
      <w:r w:rsidR="00DB027F">
        <w:t xml:space="preserve">В процессе сохранения ошибок по прикреплениям в таблицу </w:t>
      </w:r>
      <w:proofErr w:type="spellStart"/>
      <w:r w:rsidR="00DB027F" w:rsidRPr="007273C4">
        <w:rPr>
          <w:lang w:val="en-US"/>
        </w:rPr>
        <w:t>spu</w:t>
      </w:r>
      <w:proofErr w:type="spellEnd"/>
      <w:r w:rsidR="00DB027F" w:rsidRPr="00C3474A">
        <w:t>_</w:t>
      </w:r>
      <w:proofErr w:type="spellStart"/>
      <w:r w:rsidR="00DB027F" w:rsidRPr="007273C4">
        <w:rPr>
          <w:lang w:val="en-US"/>
        </w:rPr>
        <w:t>erz</w:t>
      </w:r>
      <w:proofErr w:type="spellEnd"/>
      <w:r w:rsidR="00DB027F" w:rsidRPr="00C3474A">
        <w:t>_</w:t>
      </w:r>
      <w:r w:rsidR="00DB027F" w:rsidRPr="007273C4">
        <w:rPr>
          <w:lang w:val="en-US"/>
        </w:rPr>
        <w:t>verification</w:t>
      </w:r>
      <w:r w:rsidR="00DB027F" w:rsidRPr="00C3474A">
        <w:t>_</w:t>
      </w:r>
      <w:r w:rsidR="00DB027F" w:rsidRPr="007273C4">
        <w:rPr>
          <w:lang w:val="en-US"/>
        </w:rPr>
        <w:t>record</w:t>
      </w:r>
      <w:r w:rsidR="00DB027F">
        <w:t>, в случае присутствия ранее полученного ответа по данному прикреплению (</w:t>
      </w:r>
      <w:proofErr w:type="spellStart"/>
      <w:r w:rsidR="00DB027F" w:rsidRPr="00FE4ED2">
        <w:t>spu_erz_attachment_record.record_id</w:t>
      </w:r>
      <w:proofErr w:type="spellEnd"/>
      <w:r w:rsidR="00DB027F">
        <w:t xml:space="preserve">), данные должны перезаписываться, а не дополняться </w:t>
      </w:r>
      <w:proofErr w:type="gramStart"/>
      <w:r w:rsidR="00DB027F">
        <w:t>новыми</w:t>
      </w:r>
      <w:proofErr w:type="gramEnd"/>
      <w:r w:rsidR="00DB027F">
        <w:t>.</w:t>
      </w:r>
    </w:p>
    <w:p w14:paraId="56618E9F" w14:textId="77777777" w:rsidR="00DB027F" w:rsidRPr="00DB027F" w:rsidRDefault="00DB027F" w:rsidP="00475DC9"/>
    <w:p w14:paraId="45A7CD0D" w14:textId="77777777" w:rsidR="00475DC9" w:rsidRPr="007273C4" w:rsidRDefault="00475DC9" w:rsidP="00475DC9">
      <w:pPr>
        <w:pStyle w:val="2"/>
      </w:pPr>
      <w:bookmarkStart w:id="503" w:name="_Toc454389862"/>
      <w:r w:rsidRPr="007273C4">
        <w:t xml:space="preserve">Состав </w:t>
      </w:r>
      <w:proofErr w:type="gramStart"/>
      <w:r w:rsidRPr="007273C4">
        <w:t>ответной</w:t>
      </w:r>
      <w:proofErr w:type="gramEnd"/>
      <w:r w:rsidRPr="007273C4">
        <w:t xml:space="preserve"> ИП</w:t>
      </w:r>
      <w:bookmarkEnd w:id="503"/>
    </w:p>
    <w:p w14:paraId="51724C87" w14:textId="77777777" w:rsidR="00475DC9" w:rsidRPr="007273C4" w:rsidRDefault="00475DC9" w:rsidP="00475DC9">
      <w:pPr>
        <w:spacing w:after="80"/>
      </w:pPr>
      <w:r w:rsidRPr="007273C4">
        <w:rPr>
          <w:bCs/>
        </w:rPr>
        <w:t>И</w:t>
      </w:r>
      <w:r w:rsidRPr="007273C4">
        <w:t>мя файла ошибок &lt;</w:t>
      </w:r>
      <w:r w:rsidRPr="007273C4">
        <w:rPr>
          <w:lang w:val="en-US"/>
        </w:rPr>
        <w:t>ETRL</w:t>
      </w:r>
      <w:r w:rsidRPr="007273C4">
        <w:t>+ код СМО.</w:t>
      </w:r>
      <w:r w:rsidRPr="007273C4">
        <w:rPr>
          <w:lang w:val="en-US"/>
        </w:rPr>
        <w:t>dbf</w:t>
      </w:r>
      <w:r w:rsidRPr="007273C4">
        <w:t xml:space="preserve"> &gt; - «Сообщения об ошибках реестра прикреплённых застрахованных МО»</w:t>
      </w:r>
    </w:p>
    <w:p w14:paraId="28EECAF5" w14:textId="77777777" w:rsidR="00475DC9" w:rsidRPr="007273C4" w:rsidRDefault="00475DC9" w:rsidP="00475DC9">
      <w:r w:rsidRPr="007273C4">
        <w:t xml:space="preserve">Структура файла &lt;ETRL+ код </w:t>
      </w:r>
      <w:proofErr w:type="spellStart"/>
      <w:r w:rsidRPr="007273C4">
        <w:t>СМО.dbf</w:t>
      </w:r>
      <w:proofErr w:type="spellEnd"/>
      <w:r w:rsidRPr="007273C4">
        <w:t>&gt;:</w:t>
      </w:r>
    </w:p>
    <w:tbl>
      <w:tblPr>
        <w:tblW w:w="94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0"/>
        <w:gridCol w:w="1253"/>
        <w:gridCol w:w="1559"/>
        <w:gridCol w:w="709"/>
        <w:gridCol w:w="567"/>
        <w:gridCol w:w="646"/>
        <w:gridCol w:w="4032"/>
      </w:tblGrid>
      <w:tr w:rsidR="00475DC9" w:rsidRPr="007273C4" w14:paraId="5E948A24" w14:textId="77777777" w:rsidTr="00E9015A">
        <w:trPr>
          <w:trHeight w:val="769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6BECF2C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 xml:space="preserve">№ </w:t>
            </w:r>
            <w:proofErr w:type="gramStart"/>
            <w:r w:rsidRPr="007273C4">
              <w:rPr>
                <w:b/>
              </w:rPr>
              <w:t>п</w:t>
            </w:r>
            <w:proofErr w:type="gramEnd"/>
            <w:r w:rsidRPr="007273C4">
              <w:rPr>
                <w:b/>
              </w:rPr>
              <w:t>/п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7C2A3A4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 xml:space="preserve">Имя поля 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7B0A46A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proofErr w:type="spellStart"/>
            <w:r w:rsidRPr="007273C4">
              <w:rPr>
                <w:b/>
              </w:rPr>
              <w:t>Арибут</w:t>
            </w:r>
            <w:proofErr w:type="spellEnd"/>
            <w:r w:rsidRPr="007273C4">
              <w:rPr>
                <w:b/>
              </w:rPr>
              <w:t xml:space="preserve"> БД</w:t>
            </w: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5445499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Тип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0123EB8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Размер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5A0EBE0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proofErr w:type="spellStart"/>
            <w:r w:rsidRPr="007273C4">
              <w:rPr>
                <w:b/>
              </w:rPr>
              <w:t>Обяз</w:t>
            </w:r>
            <w:proofErr w:type="spellEnd"/>
            <w:r w:rsidRPr="007273C4">
              <w:rPr>
                <w:b/>
              </w:rPr>
              <w:t xml:space="preserve">. 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</w:tcPr>
          <w:p w14:paraId="029D10A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Назначение</w:t>
            </w:r>
          </w:p>
        </w:tc>
      </w:tr>
      <w:tr w:rsidR="00475DC9" w:rsidRPr="007273C4" w14:paraId="5ACF2022" w14:textId="77777777" w:rsidTr="00E9015A">
        <w:trPr>
          <w:trHeight w:val="429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47F1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D6BE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recid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24E9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Spu_erz_verification_record.</w:t>
            </w:r>
            <w:r w:rsidRPr="007273C4">
              <w:rPr>
                <w:b/>
                <w:lang w:val="en-US"/>
              </w:rPr>
              <w:t>record_id</w:t>
            </w:r>
            <w:proofErr w:type="spellEnd"/>
          </w:p>
          <w:p w14:paraId="28BEF65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D338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DDC2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329B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Да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44D1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Идентификатор записи файла</w:t>
            </w:r>
            <w:r w:rsidRPr="007273C4" w:rsidDel="00B45004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</w:tc>
      </w:tr>
      <w:tr w:rsidR="00475DC9" w:rsidRPr="007273C4" w14:paraId="44DF7D21" w14:textId="77777777" w:rsidTr="00E9015A">
        <w:trPr>
          <w:trHeight w:val="666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0A6F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16FA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5160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26B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668E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3AD7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Да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2209D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Идентификатор записи файла отчёта МО &lt;</w:t>
            </w: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PR</w:t>
            </w:r>
            <w:r w:rsidRPr="007273C4">
              <w:rPr>
                <w:rFonts w:ascii="Arial" w:hAnsi="Arial" w:cs="Arial"/>
                <w:sz w:val="18"/>
                <w:szCs w:val="18"/>
              </w:rPr>
              <w:t>+идентификатор МО (</w:t>
            </w: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lpu</w:t>
            </w:r>
            <w:proofErr w:type="spellEnd"/>
            <w:r w:rsidRPr="007273C4">
              <w:rPr>
                <w:rFonts w:ascii="Arial" w:hAnsi="Arial" w:cs="Arial"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id</w:t>
            </w:r>
            <w:r w:rsidRPr="007273C4">
              <w:rPr>
                <w:rFonts w:ascii="Arial" w:hAnsi="Arial" w:cs="Arial"/>
                <w:sz w:val="18"/>
                <w:szCs w:val="18"/>
              </w:rPr>
              <w:t>)+ код СМО&gt;</w:t>
            </w:r>
          </w:p>
        </w:tc>
      </w:tr>
      <w:tr w:rsidR="00475DC9" w:rsidRPr="007273C4" w14:paraId="1E899757" w14:textId="77777777" w:rsidTr="00E9015A">
        <w:trPr>
          <w:trHeight w:val="666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02B8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230AB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LPU_id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5F40E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90A9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num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286A0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78334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344F8" w14:textId="419F723A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Идентификатор МО, где </w:t>
            </w:r>
            <w:proofErr w:type="gramStart"/>
            <w:r w:rsidRPr="007273C4">
              <w:rPr>
                <w:rFonts w:ascii="Arial" w:hAnsi="Arial" w:cs="Arial"/>
                <w:sz w:val="18"/>
                <w:szCs w:val="18"/>
              </w:rPr>
              <w:t>зарегистрирован</w:t>
            </w:r>
            <w:proofErr w:type="gramEnd"/>
            <w:r w:rsidRPr="007273C4">
              <w:rPr>
                <w:rFonts w:ascii="Arial" w:hAnsi="Arial" w:cs="Arial"/>
                <w:sz w:val="18"/>
                <w:szCs w:val="18"/>
              </w:rPr>
              <w:t xml:space="preserve"> застрахованный по заявлению в текущем году</w:t>
            </w:r>
            <w:r w:rsidR="00C86194" w:rsidRPr="007273C4">
              <w:rPr>
                <w:rFonts w:ascii="Arial" w:hAnsi="Arial" w:cs="Arial"/>
                <w:sz w:val="18"/>
                <w:szCs w:val="18"/>
              </w:rPr>
              <w:t>.</w:t>
            </w:r>
            <w:r w:rsidRPr="007273C4">
              <w:rPr>
                <w:rFonts w:ascii="Arial" w:hAnsi="Arial" w:cs="Arial"/>
                <w:sz w:val="18"/>
                <w:szCs w:val="18"/>
              </w:rPr>
              <w:t xml:space="preserve"> Указывается только для конфликтных случаев прикрепления. </w:t>
            </w:r>
          </w:p>
        </w:tc>
      </w:tr>
      <w:tr w:rsidR="00475DC9" w:rsidRPr="007273C4" w14:paraId="4BB46EA5" w14:textId="77777777" w:rsidTr="00E9015A">
        <w:trPr>
          <w:trHeight w:val="902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7FB5C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C7C1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Date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in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1431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6AC4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date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9D1C6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58779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178CE" w14:textId="4C115B80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gramStart"/>
            <w:r w:rsidRPr="007273C4">
              <w:rPr>
                <w:rFonts w:ascii="Arial" w:hAnsi="Arial" w:cs="Arial"/>
                <w:sz w:val="18"/>
                <w:szCs w:val="18"/>
              </w:rPr>
              <w:t>Дата постановки застрахованного на учет в учреждении, где зарегистрирован застрахованный по заявлению в текущем году</w:t>
            </w:r>
            <w:r w:rsidR="00C86194" w:rsidRPr="007273C4">
              <w:rPr>
                <w:rFonts w:ascii="Arial" w:hAnsi="Arial" w:cs="Arial"/>
                <w:sz w:val="18"/>
                <w:szCs w:val="18"/>
              </w:rPr>
              <w:t>.</w:t>
            </w:r>
            <w:proofErr w:type="gramEnd"/>
            <w:r w:rsidRPr="007273C4">
              <w:rPr>
                <w:rFonts w:ascii="Arial" w:hAnsi="Arial" w:cs="Arial"/>
                <w:sz w:val="18"/>
                <w:szCs w:val="18"/>
              </w:rPr>
              <w:t xml:space="preserve"> Указывается только для конфликтных случаев прикрепления.</w:t>
            </w:r>
          </w:p>
        </w:tc>
      </w:tr>
      <w:tr w:rsidR="00475DC9" w:rsidRPr="007273C4" w14:paraId="56582550" w14:textId="77777777" w:rsidTr="00E9015A">
        <w:trPr>
          <w:trHeight w:val="429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059AD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2F1D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Date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out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4B1F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</w:p>
          <w:p w14:paraId="7DBC9AB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9131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date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EF9E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5FFD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59F2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Дата проверки записи файла в СМО.</w:t>
            </w:r>
          </w:p>
        </w:tc>
      </w:tr>
      <w:tr w:rsidR="00475DC9" w:rsidRPr="007273C4" w14:paraId="5F5334F9" w14:textId="77777777" w:rsidTr="00E9015A">
        <w:trPr>
          <w:trHeight w:val="473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C4F1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32E2D" w14:textId="77777777" w:rsidR="00475DC9" w:rsidRPr="007273C4" w:rsidRDefault="00475DC9" w:rsidP="00E9015A">
            <w:pPr>
              <w:pStyle w:val="af"/>
              <w:ind w:left="0"/>
              <w:rPr>
                <w:rFonts w:ascii="Arial" w:hAnsi="Arial"/>
                <w:b/>
                <w:sz w:val="18"/>
              </w:rPr>
            </w:pPr>
            <w:r w:rsidRPr="007273C4">
              <w:rPr>
                <w:rFonts w:ascii="Arial" w:hAnsi="Arial"/>
                <w:b/>
                <w:sz w:val="18"/>
              </w:rPr>
              <w:t>SPOS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5F41C0" w14:textId="77777777" w:rsidR="00475DC9" w:rsidRPr="007273C4" w:rsidRDefault="00475DC9" w:rsidP="00E9015A">
            <w:pPr>
              <w:pStyle w:val="af"/>
              <w:ind w:left="0"/>
              <w:rPr>
                <w:rFonts w:ascii="Arial" w:hAnsi="Arial"/>
                <w:sz w:val="18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6A2E95" w14:textId="77777777" w:rsidR="00475DC9" w:rsidRPr="007273C4" w:rsidRDefault="00475DC9" w:rsidP="00E9015A">
            <w:pPr>
              <w:pStyle w:val="af"/>
              <w:ind w:left="0"/>
              <w:rPr>
                <w:rFonts w:ascii="Arial" w:hAnsi="Arial"/>
                <w:sz w:val="18"/>
              </w:rPr>
            </w:pPr>
            <w:r w:rsidRPr="007273C4">
              <w:rPr>
                <w:rFonts w:ascii="Arial" w:hAnsi="Arial"/>
                <w:sz w:val="18"/>
              </w:rPr>
              <w:t>char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89B6B7" w14:textId="77777777" w:rsidR="00475DC9" w:rsidRPr="007273C4" w:rsidRDefault="00475DC9" w:rsidP="00E9015A">
            <w:pPr>
              <w:pStyle w:val="af"/>
              <w:ind w:left="0"/>
              <w:rPr>
                <w:rFonts w:ascii="Arial" w:hAnsi="Arial"/>
                <w:sz w:val="18"/>
              </w:rPr>
            </w:pPr>
            <w:r w:rsidRPr="007273C4">
              <w:rPr>
                <w:rFonts w:ascii="Arial" w:hAnsi="Arial"/>
                <w:sz w:val="18"/>
              </w:rPr>
              <w:t>1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3340E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4CCCA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Не</w:t>
            </w:r>
            <w:proofErr w:type="spellEnd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заполняется</w:t>
            </w:r>
            <w:proofErr w:type="spellEnd"/>
          </w:p>
        </w:tc>
      </w:tr>
      <w:tr w:rsidR="00475DC9" w:rsidRPr="007273C4" w14:paraId="37D88197" w14:textId="77777777" w:rsidTr="00E9015A">
        <w:trPr>
          <w:trHeight w:val="666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4114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B8461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S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66E2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Spu_erz_verification_record.</w:t>
            </w:r>
            <w:r w:rsidRPr="007273C4">
              <w:rPr>
                <w:b/>
                <w:lang w:val="en-US"/>
              </w:rPr>
              <w:t>policy_series</w:t>
            </w:r>
            <w:proofErr w:type="spellEnd"/>
          </w:p>
          <w:p w14:paraId="4C9D6B3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640F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741D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C57D1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DC19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Серия полиса ОМС образца 1998 года, считанная с файла МО. Не заполняется при регистрации полиса единого образца</w:t>
            </w:r>
          </w:p>
        </w:tc>
      </w:tr>
      <w:tr w:rsidR="00475DC9" w:rsidRPr="007273C4" w14:paraId="05158D17" w14:textId="77777777" w:rsidTr="00E9015A">
        <w:trPr>
          <w:trHeight w:val="666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F05F7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C0BE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0D64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</w:t>
            </w:r>
            <w:proofErr w:type="spellEnd"/>
            <w:r w:rsidRPr="007273C4">
              <w:rPr>
                <w:lang w:val="en-US"/>
              </w:rPr>
              <w:t>_ verification _</w:t>
            </w:r>
            <w:proofErr w:type="spellStart"/>
            <w:r w:rsidRPr="007273C4">
              <w:rPr>
                <w:lang w:val="en-US"/>
              </w:rPr>
              <w:t>record.</w:t>
            </w:r>
            <w:r w:rsidRPr="007273C4">
              <w:rPr>
                <w:b/>
                <w:lang w:val="en-US"/>
              </w:rPr>
              <w:t>policy_number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8972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char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C036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B0B1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448B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Номер полиса  ОМС </w:t>
            </w:r>
            <w:proofErr w:type="gramStart"/>
            <w:r w:rsidRPr="007273C4">
              <w:rPr>
                <w:rFonts w:ascii="Arial" w:hAnsi="Arial" w:cs="Arial"/>
                <w:sz w:val="18"/>
                <w:szCs w:val="18"/>
              </w:rPr>
              <w:t xml:space="preserve">( </w:t>
            </w:r>
            <w:proofErr w:type="gramEnd"/>
            <w:r w:rsidRPr="007273C4">
              <w:rPr>
                <w:rFonts w:ascii="Arial" w:hAnsi="Arial" w:cs="Arial"/>
                <w:sz w:val="18"/>
                <w:szCs w:val="18"/>
              </w:rPr>
              <w:t>записывается с левыми значащими нулями), считанный с файла МО.</w:t>
            </w:r>
          </w:p>
        </w:tc>
      </w:tr>
      <w:tr w:rsidR="00475DC9" w:rsidRPr="007273C4" w14:paraId="6324EFDF" w14:textId="77777777" w:rsidTr="00E9015A">
        <w:trPr>
          <w:trHeight w:val="429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D2563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251E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Tip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B1B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6767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AAE2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82975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7B457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Код типа полиса ОМС, считанный с файла МО </w:t>
            </w:r>
          </w:p>
        </w:tc>
      </w:tr>
      <w:tr w:rsidR="00475DC9" w:rsidRPr="007273C4" w14:paraId="75FD72C2" w14:textId="77777777" w:rsidTr="00E9015A">
        <w:trPr>
          <w:trHeight w:val="666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1331B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68B4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q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8ED5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</w:t>
            </w:r>
            <w:proofErr w:type="spellEnd"/>
            <w:r w:rsidRPr="007273C4">
              <w:rPr>
                <w:lang w:val="en-US"/>
              </w:rPr>
              <w:t>_ verification _</w:t>
            </w:r>
            <w:proofErr w:type="spellStart"/>
            <w:r w:rsidRPr="007273C4">
              <w:rPr>
                <w:lang w:val="en-US"/>
              </w:rPr>
              <w:t>record.</w:t>
            </w:r>
            <w:r w:rsidRPr="007273C4">
              <w:rPr>
                <w:b/>
                <w:lang w:val="en-US"/>
              </w:rPr>
              <w:t>payer_code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518D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5BBF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94C8D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A71D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Код СМО, </w:t>
            </w:r>
            <w:proofErr w:type="gramStart"/>
            <w:r w:rsidRPr="007273C4">
              <w:rPr>
                <w:rFonts w:ascii="Arial" w:hAnsi="Arial" w:cs="Arial"/>
                <w:sz w:val="18"/>
                <w:szCs w:val="18"/>
              </w:rPr>
              <w:t>зарегистрировавшей</w:t>
            </w:r>
            <w:proofErr w:type="gramEnd"/>
            <w:r w:rsidRPr="007273C4">
              <w:rPr>
                <w:rFonts w:ascii="Arial" w:hAnsi="Arial" w:cs="Arial"/>
                <w:sz w:val="18"/>
                <w:szCs w:val="18"/>
              </w:rPr>
              <w:t xml:space="preserve">  полис ОМС.  </w:t>
            </w:r>
            <w:proofErr w:type="gramStart"/>
            <w:r w:rsidRPr="007273C4">
              <w:rPr>
                <w:rFonts w:ascii="Arial" w:hAnsi="Arial" w:cs="Arial"/>
                <w:sz w:val="18"/>
                <w:szCs w:val="18"/>
              </w:rPr>
              <w:t>При ошибках  - нет в РС ЕРЗЛ, застрахован в иной СМО - не заполняется.</w:t>
            </w:r>
            <w:proofErr w:type="gramEnd"/>
          </w:p>
        </w:tc>
      </w:tr>
      <w:tr w:rsidR="00475DC9" w:rsidRPr="007273C4" w14:paraId="6B339F35" w14:textId="77777777" w:rsidTr="00E9015A">
        <w:trPr>
          <w:trHeight w:val="444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864C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EFA24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ERc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BEF45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Spu_erz_attachment_record_response</w:t>
            </w:r>
            <w:proofErr w:type="spellEnd"/>
            <w:r w:rsidRPr="007273C4">
              <w:rPr>
                <w:lang w:val="en-US"/>
              </w:rPr>
              <w:t xml:space="preserve">. </w:t>
            </w:r>
            <w:proofErr w:type="spellStart"/>
            <w:r w:rsidRPr="007273C4">
              <w:rPr>
                <w:lang w:val="en-US"/>
              </w:rPr>
              <w:t>Response_error_code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1AA5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</w:rPr>
              <w:t>char</w:t>
            </w:r>
            <w:proofErr w:type="spellEnd"/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FBC0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DCAF0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9F23F7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Код</w:t>
            </w:r>
            <w:proofErr w:type="spellEnd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сообщения</w:t>
            </w:r>
            <w:proofErr w:type="spellEnd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об</w:t>
            </w:r>
            <w:proofErr w:type="spellEnd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ошибке</w:t>
            </w:r>
            <w:proofErr w:type="spellEnd"/>
          </w:p>
        </w:tc>
      </w:tr>
      <w:tr w:rsidR="00475DC9" w:rsidRPr="007273C4" w14:paraId="371FDB8A" w14:textId="77777777" w:rsidTr="00E9015A">
        <w:trPr>
          <w:trHeight w:val="473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FA45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0B9FA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Name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ERR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BAF3E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  <w:proofErr w:type="spellStart"/>
            <w:r w:rsidRPr="007273C4">
              <w:rPr>
                <w:lang w:val="en-US"/>
              </w:rPr>
              <w:t>Spu_erz_attachment_record_response</w:t>
            </w:r>
            <w:proofErr w:type="spellEnd"/>
            <w:r w:rsidRPr="007273C4">
              <w:rPr>
                <w:lang w:val="en-US"/>
              </w:rPr>
              <w:t xml:space="preserve">. </w:t>
            </w:r>
            <w:proofErr w:type="spellStart"/>
            <w:r w:rsidRPr="007273C4">
              <w:rPr>
                <w:lang w:val="en-US"/>
              </w:rPr>
              <w:t>Response_error_text</w:t>
            </w:r>
            <w:proofErr w:type="spellEnd"/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AECE4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char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2CD4E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50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EFC06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B65676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Комментарий к ошибке (см. </w:t>
            </w:r>
            <w:r w:rsidRPr="007273C4">
              <w:rPr>
                <w:rFonts w:ascii="Arial" w:hAnsi="Arial" w:cs="Arial"/>
                <w:sz w:val="18"/>
                <w:szCs w:val="18"/>
              </w:rPr>
              <w:fldChar w:fldCharType="begin"/>
            </w:r>
            <w:r w:rsidRPr="007273C4">
              <w:rPr>
                <w:rFonts w:ascii="Arial" w:hAnsi="Arial" w:cs="Arial"/>
                <w:sz w:val="18"/>
                <w:szCs w:val="18"/>
              </w:rPr>
              <w:instrText xml:space="preserve"> REF _Ref399777728 \h  \* MERGEFORMAT </w:instrText>
            </w:r>
            <w:r w:rsidRPr="007273C4">
              <w:rPr>
                <w:rFonts w:ascii="Arial" w:hAnsi="Arial" w:cs="Arial"/>
                <w:sz w:val="18"/>
                <w:szCs w:val="18"/>
              </w:rPr>
            </w:r>
            <w:r w:rsidRPr="007273C4">
              <w:rPr>
                <w:rFonts w:ascii="Arial" w:hAnsi="Arial" w:cs="Arial"/>
                <w:sz w:val="18"/>
                <w:szCs w:val="18"/>
              </w:rPr>
              <w:fldChar w:fldCharType="separate"/>
            </w:r>
            <w:r w:rsidR="00887A96" w:rsidRPr="007273C4">
              <w:t xml:space="preserve">Перечень ошибок/сообщений </w:t>
            </w:r>
            <w:proofErr w:type="gramStart"/>
            <w:r w:rsidR="00887A96" w:rsidRPr="007273C4">
              <w:t>в</w:t>
            </w:r>
            <w:proofErr w:type="gramEnd"/>
            <w:r w:rsidR="00887A96" w:rsidRPr="007273C4">
              <w:t xml:space="preserve"> ответной ИП от СМО</w:t>
            </w:r>
            <w:r w:rsidRPr="007273C4">
              <w:rPr>
                <w:rFonts w:ascii="Arial" w:hAnsi="Arial" w:cs="Arial"/>
                <w:sz w:val="18"/>
                <w:szCs w:val="18"/>
              </w:rPr>
              <w:fldChar w:fldCharType="end"/>
            </w:r>
            <w:r w:rsidRPr="007273C4">
              <w:rPr>
                <w:rFonts w:ascii="Arial" w:hAnsi="Arial" w:cs="Arial"/>
                <w:sz w:val="18"/>
                <w:szCs w:val="18"/>
              </w:rPr>
              <w:t xml:space="preserve">). </w:t>
            </w:r>
          </w:p>
        </w:tc>
      </w:tr>
      <w:tr w:rsidR="00475DC9" w:rsidRPr="007273C4" w14:paraId="5D7E000D" w14:textId="77777777" w:rsidTr="00E9015A">
        <w:trPr>
          <w:trHeight w:val="429"/>
        </w:trPr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35FB79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FD2F9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b/>
                <w:caps/>
                <w:sz w:val="18"/>
                <w:szCs w:val="18"/>
              </w:rPr>
            </w:pP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Reserv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79D8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23C0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  <w:lang w:val="en-US"/>
              </w:rPr>
              <w:t>char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C67E8F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6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22ADB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>Нет</w:t>
            </w:r>
          </w:p>
        </w:tc>
        <w:tc>
          <w:tcPr>
            <w:tcW w:w="40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31DE1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rFonts w:ascii="Arial" w:hAnsi="Arial" w:cs="Arial"/>
                <w:sz w:val="18"/>
                <w:szCs w:val="18"/>
              </w:rPr>
            </w:pPr>
            <w:r w:rsidRPr="007273C4">
              <w:rPr>
                <w:rFonts w:ascii="Arial" w:hAnsi="Arial" w:cs="Arial"/>
                <w:sz w:val="18"/>
                <w:szCs w:val="18"/>
              </w:rPr>
              <w:t xml:space="preserve">Номер заявления, считанный с файла МО. </w:t>
            </w:r>
          </w:p>
        </w:tc>
      </w:tr>
    </w:tbl>
    <w:p w14:paraId="45D4DF38" w14:textId="77777777" w:rsidR="00475DC9" w:rsidRPr="007273C4" w:rsidRDefault="00475DC9" w:rsidP="00475DC9"/>
    <w:p w14:paraId="128441C9" w14:textId="77777777" w:rsidR="00475DC9" w:rsidRPr="007273C4" w:rsidRDefault="00475DC9" w:rsidP="00475DC9">
      <w:pPr>
        <w:pStyle w:val="1"/>
      </w:pPr>
      <w:bookmarkStart w:id="504" w:name="_Ref399840699"/>
      <w:bookmarkStart w:id="505" w:name="_Toc454389863"/>
      <w:r w:rsidRPr="007273C4">
        <w:t>Просмотр ошибок прикреплений из ответа СМО (</w:t>
      </w:r>
      <w:r w:rsidRPr="007273C4">
        <w:rPr>
          <w:lang w:val="en-US"/>
        </w:rPr>
        <w:t>FR</w:t>
      </w:r>
      <w:r w:rsidRPr="007273C4">
        <w:t>6)</w:t>
      </w:r>
      <w:bookmarkEnd w:id="504"/>
      <w:bookmarkEnd w:id="505"/>
    </w:p>
    <w:p w14:paraId="76DC78B5" w14:textId="77777777" w:rsidR="00475DC9" w:rsidRPr="007273C4" w:rsidRDefault="00475DC9" w:rsidP="00475DC9">
      <w:pPr>
        <w:pStyle w:val="2"/>
      </w:pPr>
      <w:bookmarkStart w:id="506" w:name="_Toc454389864"/>
      <w:r w:rsidRPr="007273C4">
        <w:t>Макет экрана</w:t>
      </w:r>
      <w:bookmarkEnd w:id="506"/>
    </w:p>
    <w:p w14:paraId="030FBCE8" w14:textId="77777777" w:rsidR="00475DC9" w:rsidRPr="007273C4" w:rsidRDefault="00475DC9" w:rsidP="00475DC9">
      <w:pPr>
        <w:pStyle w:val="3"/>
      </w:pPr>
      <w:bookmarkStart w:id="507" w:name="_Toc454389865"/>
      <w:r w:rsidRPr="007273C4">
        <w:t>Макет экрана</w:t>
      </w:r>
      <w:bookmarkEnd w:id="507"/>
    </w:p>
    <w:p w14:paraId="0DCEBB38" w14:textId="58F25821" w:rsidR="00475DC9" w:rsidRPr="007273C4" w:rsidRDefault="00475DC9" w:rsidP="00475DC9">
      <w:r w:rsidRPr="007273C4">
        <w:t>Экран просмотра ошибок/сообщений прикреплений вызывается путем клика по гиперссылке на поле в колонке «Ошибки/сообщения» (см. п.</w:t>
      </w:r>
      <w:r w:rsidRPr="007273C4">
        <w:fldChar w:fldCharType="begin"/>
      </w:r>
      <w:r w:rsidRPr="007273C4">
        <w:instrText xml:space="preserve"> REF _Ref399753899 \r \h </w:instrText>
      </w:r>
      <w:r w:rsidR="007273C4">
        <w:instrText xml:space="preserve"> \* MERGEFORMAT </w:instrText>
      </w:r>
      <w:r w:rsidRPr="007273C4">
        <w:fldChar w:fldCharType="separate"/>
      </w:r>
      <w:r w:rsidR="00887A96">
        <w:t>3.1.1</w:t>
      </w:r>
      <w:r w:rsidRPr="007273C4">
        <w:fldChar w:fldCharType="end"/>
      </w:r>
      <w:r w:rsidRPr="007273C4">
        <w:t xml:space="preserve">). При этом для </w:t>
      </w:r>
      <w:proofErr w:type="gramStart"/>
      <w:r w:rsidRPr="007273C4">
        <w:t>соответствующей</w:t>
      </w:r>
      <w:proofErr w:type="gramEnd"/>
      <w:r w:rsidRPr="007273C4">
        <w:t xml:space="preserve"> СМО </w:t>
      </w:r>
      <w:proofErr w:type="spellStart"/>
      <w:r w:rsidRPr="007273C4">
        <w:t>отображатеся</w:t>
      </w:r>
      <w:proofErr w:type="spellEnd"/>
      <w:r w:rsidRPr="007273C4">
        <w:t xml:space="preserve"> окно:</w:t>
      </w:r>
    </w:p>
    <w:p w14:paraId="19CD4D65" w14:textId="56783DD1" w:rsidR="002C2872" w:rsidRDefault="00B623BC" w:rsidP="00475DC9">
      <w:r>
        <w:rPr>
          <w:noProof/>
        </w:rPr>
        <w:drawing>
          <wp:inline distT="0" distB="0" distL="0" distR="0" wp14:anchorId="3F019601" wp14:editId="3944EA61">
            <wp:extent cx="6390005" cy="2608230"/>
            <wp:effectExtent l="0" t="0" r="0" b="1905"/>
            <wp:docPr id="7" name="Рисунок 7" descr="\\SERVER-DS\Public\Разобрать\Ведение постановок\ОМС\Прикрепления\Прикрепления ошиб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SERVER-DS\Public\Разобрать\Ведение постановок\ОМС\Прикрепления\Прикрепления ошибки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60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F996" w14:textId="7EEB5AD6" w:rsidR="001F5E7F" w:rsidRPr="007273C4" w:rsidRDefault="001F5E7F" w:rsidP="00475DC9">
      <w:r w:rsidRPr="007273C4">
        <w:t>Данные в таблице должны выводиться с пейджингом по 10 записей на экран.</w:t>
      </w:r>
    </w:p>
    <w:p w14:paraId="2608CBE4" w14:textId="1D782296" w:rsidR="001F5E7F" w:rsidRPr="007273C4" w:rsidRDefault="001F5E7F" w:rsidP="00475DC9">
      <w:r w:rsidRPr="007273C4">
        <w:t xml:space="preserve">При клике на название колонок должна выполняться </w:t>
      </w:r>
      <w:proofErr w:type="spellStart"/>
      <w:r w:rsidRPr="007273C4">
        <w:t>сотртировка</w:t>
      </w:r>
      <w:proofErr w:type="spellEnd"/>
      <w:r w:rsidRPr="007273C4">
        <w:t xml:space="preserve"> по возрастанию и убыванию.</w:t>
      </w:r>
    </w:p>
    <w:p w14:paraId="1B43EBF3" w14:textId="3B687AA8" w:rsidR="001F5E7F" w:rsidRDefault="002C2872" w:rsidP="00475DC9">
      <w:r w:rsidRPr="002C2872">
        <w:rPr>
          <w:b/>
        </w:rPr>
        <w:lastRenderedPageBreak/>
        <w:t>Хлебные крошки</w:t>
      </w:r>
      <w:r>
        <w:t>. Если пользователь хочет перейти по гиперссылке в хлебных крошках, то возврат должен быть выполнен в окно, на котором отображаются сведения того отчетного периода, который указан в полях фильтра текущего экрана (поле «Отчетный период»).</w:t>
      </w:r>
    </w:p>
    <w:p w14:paraId="45ADB473" w14:textId="3A30E1B4" w:rsidR="00B623BC" w:rsidRDefault="00B623BC" w:rsidP="00475DC9">
      <w:r>
        <w:t xml:space="preserve">При переходе на данную страницу сразу отображается в таблице перечень ошибок. В фильтре «Тип ошибки/сообщения» выбирается значение по умолчанию. При повторном заходе на эту страницу в пределах сессии </w:t>
      </w:r>
      <w:proofErr w:type="spellStart"/>
      <w:r>
        <w:t>сохранятеся</w:t>
      </w:r>
      <w:proofErr w:type="spellEnd"/>
      <w:r>
        <w:t xml:space="preserve"> </w:t>
      </w:r>
      <w:proofErr w:type="spellStart"/>
      <w:r>
        <w:t>последннее</w:t>
      </w:r>
      <w:proofErr w:type="spellEnd"/>
      <w:r>
        <w:t xml:space="preserve"> </w:t>
      </w:r>
      <w:proofErr w:type="gramStart"/>
      <w:r>
        <w:t>выбранное</w:t>
      </w:r>
      <w:proofErr w:type="gramEnd"/>
      <w:r>
        <w:t xml:space="preserve"> </w:t>
      </w:r>
      <w:proofErr w:type="spellStart"/>
      <w:r>
        <w:t>значние</w:t>
      </w:r>
      <w:proofErr w:type="spellEnd"/>
      <w:r>
        <w:t xml:space="preserve"> фильтра.</w:t>
      </w:r>
    </w:p>
    <w:p w14:paraId="7BE33B20" w14:textId="795E0D13" w:rsidR="00B623BC" w:rsidRPr="007273C4" w:rsidRDefault="00B623BC" w:rsidP="00475DC9">
      <w:r>
        <w:t>При смене значения фильтра «Тип ошибки/сообщения» список в таблице обновляется.</w:t>
      </w:r>
    </w:p>
    <w:p w14:paraId="101569AA" w14:textId="77777777" w:rsidR="00475DC9" w:rsidRPr="007273C4" w:rsidRDefault="00475DC9" w:rsidP="00475DC9">
      <w:pPr>
        <w:pStyle w:val="3"/>
      </w:pPr>
      <w:bookmarkStart w:id="508" w:name="_Toc454389866"/>
      <w:r w:rsidRPr="007273C4">
        <w:t>Функциональные кнопки</w:t>
      </w:r>
      <w:bookmarkEnd w:id="508"/>
    </w:p>
    <w:p w14:paraId="5E407FF6" w14:textId="0C4BC839" w:rsidR="001F5E7F" w:rsidRPr="007273C4" w:rsidRDefault="005C2DDD" w:rsidP="006403CE">
      <w:pPr>
        <w:numPr>
          <w:ilvl w:val="0"/>
          <w:numId w:val="6"/>
        </w:numPr>
      </w:pPr>
      <w:r w:rsidRPr="007273C4">
        <w:t>Гиперссылка «</w:t>
      </w:r>
      <w:r w:rsidR="00E21417">
        <w:t>Выгрузить</w:t>
      </w:r>
      <w:r w:rsidR="00E21417" w:rsidRPr="007273C4">
        <w:t xml:space="preserve"> </w:t>
      </w:r>
      <w:r w:rsidRPr="007273C4">
        <w:t xml:space="preserve">в </w:t>
      </w:r>
      <w:r w:rsidRPr="007273C4">
        <w:rPr>
          <w:lang w:val="en-US"/>
        </w:rPr>
        <w:t>Excel</w:t>
      </w:r>
      <w:r w:rsidRPr="007273C4">
        <w:t xml:space="preserve">». </w:t>
      </w:r>
      <w:r w:rsidR="001F5E7F" w:rsidRPr="007273C4">
        <w:t xml:space="preserve">Имя файла экспорта формируется автоматически </w:t>
      </w:r>
      <w:r w:rsidR="006403CE" w:rsidRPr="007273C4">
        <w:t>«</w:t>
      </w:r>
      <w:r w:rsidR="006403CE" w:rsidRPr="007273C4">
        <w:rPr>
          <w:lang w:val="en-US"/>
        </w:rPr>
        <w:t>a</w:t>
      </w:r>
      <w:r w:rsidR="001F5E7F" w:rsidRPr="007273C4">
        <w:rPr>
          <w:lang w:val="en-US"/>
        </w:rPr>
        <w:t>ttach</w:t>
      </w:r>
      <w:r w:rsidR="001F5E7F" w:rsidRPr="007273C4">
        <w:t>_</w:t>
      </w:r>
      <w:r w:rsidR="006403CE" w:rsidRPr="007273C4">
        <w:rPr>
          <w:lang w:val="en-US"/>
        </w:rPr>
        <w:t>errors</w:t>
      </w:r>
      <w:r w:rsidR="001F5E7F" w:rsidRPr="007273C4">
        <w:t>.</w:t>
      </w:r>
      <w:proofErr w:type="spellStart"/>
      <w:r w:rsidR="009B36BD" w:rsidRPr="007273C4">
        <w:rPr>
          <w:lang w:val="en-US"/>
        </w:rPr>
        <w:t>xls</w:t>
      </w:r>
      <w:proofErr w:type="spellEnd"/>
      <w:r w:rsidR="006403CE" w:rsidRPr="007273C4">
        <w:t>», файл сохраняется в стандартную папку загрузок браузера.</w:t>
      </w:r>
    </w:p>
    <w:p w14:paraId="17780B0A" w14:textId="7D090638" w:rsidR="005C2DDD" w:rsidRPr="007273C4" w:rsidRDefault="005C2DDD" w:rsidP="001F5E7F">
      <w:pPr>
        <w:ind w:left="720"/>
      </w:pPr>
      <w:r w:rsidRPr="007273C4">
        <w:t>В случае</w:t>
      </w:r>
      <w:proofErr w:type="gramStart"/>
      <w:r w:rsidRPr="007273C4">
        <w:t>,</w:t>
      </w:r>
      <w:proofErr w:type="gramEnd"/>
      <w:r w:rsidRPr="007273C4">
        <w:t xml:space="preserve"> если в таблице еще не отображена никакая информация, то гиперссылка не отображается (или неактивна).</w:t>
      </w:r>
    </w:p>
    <w:p w14:paraId="6AF64272" w14:textId="642BE265" w:rsidR="00475DC9" w:rsidRPr="007273C4" w:rsidRDefault="00475DC9" w:rsidP="00475DC9">
      <w:pPr>
        <w:numPr>
          <w:ilvl w:val="0"/>
          <w:numId w:val="6"/>
        </w:numPr>
      </w:pPr>
      <w:r w:rsidRPr="007273C4">
        <w:t xml:space="preserve">Гиперссылка на ФИО застрахованном – при клике отображается окно с данными </w:t>
      </w:r>
      <w:proofErr w:type="gramStart"/>
      <w:r w:rsidRPr="007273C4">
        <w:t>застрахованного</w:t>
      </w:r>
      <w:proofErr w:type="gramEnd"/>
      <w:r w:rsidRPr="007273C4">
        <w:t xml:space="preserve"> (см. п.</w:t>
      </w:r>
      <w:r w:rsidRPr="007273C4">
        <w:fldChar w:fldCharType="begin"/>
      </w:r>
      <w:r w:rsidRPr="007273C4">
        <w:instrText xml:space="preserve"> REF _Ref404358902 \r \h </w:instrText>
      </w:r>
      <w:r w:rsidR="007273C4">
        <w:instrText xml:space="preserve"> \* MERGEFORMAT </w:instrText>
      </w:r>
      <w:r w:rsidRPr="007273C4">
        <w:fldChar w:fldCharType="separate"/>
      </w:r>
      <w:r w:rsidR="00887A96">
        <w:t>6.2.2</w:t>
      </w:r>
      <w:r w:rsidRPr="007273C4">
        <w:fldChar w:fldCharType="end"/>
      </w:r>
      <w:r w:rsidRPr="007273C4">
        <w:t>).</w:t>
      </w:r>
    </w:p>
    <w:p w14:paraId="04600A86" w14:textId="77777777" w:rsidR="00475DC9" w:rsidRPr="007273C4" w:rsidRDefault="00475DC9" w:rsidP="00475DC9">
      <w:pPr>
        <w:pStyle w:val="3"/>
      </w:pPr>
      <w:bookmarkStart w:id="509" w:name="_Toc454389867"/>
      <w:r w:rsidRPr="007273C4">
        <w:t>Состав полей</w:t>
      </w:r>
      <w:bookmarkEnd w:id="509"/>
    </w:p>
    <w:p w14:paraId="73807AF0" w14:textId="77777777" w:rsidR="00475DC9" w:rsidRPr="007273C4" w:rsidRDefault="00475DC9" w:rsidP="00475DC9">
      <w:r w:rsidRPr="007273C4">
        <w:t>Состав полей блока фильтра: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3"/>
        <w:gridCol w:w="1276"/>
        <w:gridCol w:w="911"/>
        <w:gridCol w:w="1016"/>
        <w:gridCol w:w="3833"/>
      </w:tblGrid>
      <w:tr w:rsidR="00475DC9" w:rsidRPr="007273C4" w14:paraId="028E08C1" w14:textId="77777777" w:rsidTr="00E9015A">
        <w:trPr>
          <w:tblHeader/>
        </w:trPr>
        <w:tc>
          <w:tcPr>
            <w:tcW w:w="2543" w:type="dxa"/>
            <w:shd w:val="clear" w:color="auto" w:fill="D9D9D9" w:themeFill="background1" w:themeFillShade="D9"/>
            <w:vAlign w:val="center"/>
          </w:tcPr>
          <w:p w14:paraId="22F9353C" w14:textId="77777777" w:rsidR="00475DC9" w:rsidRPr="007273C4" w:rsidRDefault="00475DC9" w:rsidP="004172FC">
            <w:pPr>
              <w:keepNext/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Наименование поля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D7C15CA" w14:textId="77777777" w:rsidR="00475DC9" w:rsidRPr="007273C4" w:rsidRDefault="00475DC9" w:rsidP="004172FC">
            <w:pPr>
              <w:keepNext/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Вид элемента</w:t>
            </w:r>
          </w:p>
        </w:tc>
        <w:tc>
          <w:tcPr>
            <w:tcW w:w="903" w:type="dxa"/>
            <w:shd w:val="clear" w:color="auto" w:fill="D9D9D9" w:themeFill="background1" w:themeFillShade="D9"/>
          </w:tcPr>
          <w:p w14:paraId="2C5CBBCD" w14:textId="77777777" w:rsidR="00475DC9" w:rsidRPr="007273C4" w:rsidRDefault="00475DC9" w:rsidP="004172FC">
            <w:pPr>
              <w:keepNext/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Тип данных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7C9D8401" w14:textId="77777777" w:rsidR="00475DC9" w:rsidRPr="007273C4" w:rsidRDefault="00475DC9" w:rsidP="004172FC">
            <w:pPr>
              <w:keepNext/>
              <w:numPr>
                <w:ilvl w:val="12"/>
                <w:numId w:val="0"/>
              </w:numPr>
              <w:spacing w:after="80"/>
              <w:rPr>
                <w:b/>
              </w:rPr>
            </w:pPr>
            <w:proofErr w:type="spellStart"/>
            <w:r w:rsidRPr="007273C4">
              <w:rPr>
                <w:b/>
              </w:rPr>
              <w:t>Обяз</w:t>
            </w:r>
            <w:proofErr w:type="spellEnd"/>
            <w:r w:rsidRPr="007273C4">
              <w:rPr>
                <w:b/>
              </w:rPr>
              <w:t>.</w:t>
            </w:r>
          </w:p>
        </w:tc>
        <w:tc>
          <w:tcPr>
            <w:tcW w:w="3833" w:type="dxa"/>
            <w:shd w:val="clear" w:color="auto" w:fill="D9D9D9" w:themeFill="background1" w:themeFillShade="D9"/>
            <w:vAlign w:val="center"/>
          </w:tcPr>
          <w:p w14:paraId="41DE2714" w14:textId="77777777" w:rsidR="00475DC9" w:rsidRPr="007273C4" w:rsidRDefault="00475DC9" w:rsidP="004172FC">
            <w:pPr>
              <w:keepNext/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Описание (ограничение ввода)</w:t>
            </w:r>
          </w:p>
        </w:tc>
      </w:tr>
      <w:tr w:rsidR="00475DC9" w:rsidRPr="007273C4" w14:paraId="26DF809A" w14:textId="77777777" w:rsidTr="00E9015A">
        <w:tc>
          <w:tcPr>
            <w:tcW w:w="2543" w:type="dxa"/>
            <w:shd w:val="clear" w:color="auto" w:fill="auto"/>
          </w:tcPr>
          <w:p w14:paraId="1DF28977" w14:textId="77777777" w:rsidR="00475DC9" w:rsidRPr="007273C4" w:rsidRDefault="00475DC9" w:rsidP="00E9015A">
            <w:r w:rsidRPr="007273C4">
              <w:t>СМО</w:t>
            </w:r>
          </w:p>
        </w:tc>
        <w:tc>
          <w:tcPr>
            <w:tcW w:w="1276" w:type="dxa"/>
            <w:shd w:val="clear" w:color="auto" w:fill="auto"/>
          </w:tcPr>
          <w:p w14:paraId="7C905A4B" w14:textId="77777777" w:rsidR="00475DC9" w:rsidRPr="007273C4" w:rsidRDefault="00475DC9" w:rsidP="00E9015A">
            <w:pPr>
              <w:jc w:val="left"/>
            </w:pPr>
            <w:proofErr w:type="spellStart"/>
            <w:r w:rsidRPr="007273C4">
              <w:t>Нередакт</w:t>
            </w:r>
            <w:proofErr w:type="spellEnd"/>
            <w:r w:rsidRPr="007273C4">
              <w:t>. поле</w:t>
            </w:r>
          </w:p>
        </w:tc>
        <w:tc>
          <w:tcPr>
            <w:tcW w:w="903" w:type="dxa"/>
          </w:tcPr>
          <w:p w14:paraId="48E4EBB4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1016" w:type="dxa"/>
            <w:shd w:val="clear" w:color="auto" w:fill="auto"/>
          </w:tcPr>
          <w:p w14:paraId="113326FE" w14:textId="77777777" w:rsidR="00475DC9" w:rsidRPr="007273C4" w:rsidRDefault="00475DC9" w:rsidP="00E9015A"/>
        </w:tc>
        <w:tc>
          <w:tcPr>
            <w:tcW w:w="3833" w:type="dxa"/>
            <w:shd w:val="clear" w:color="auto" w:fill="auto"/>
          </w:tcPr>
          <w:p w14:paraId="726BA680" w14:textId="77777777" w:rsidR="00475DC9" w:rsidRPr="007273C4" w:rsidRDefault="00475DC9" w:rsidP="00E9015A">
            <w:r w:rsidRPr="007273C4">
              <w:t xml:space="preserve">Название </w:t>
            </w:r>
            <w:proofErr w:type="gramStart"/>
            <w:r w:rsidRPr="007273C4">
              <w:t>текущей</w:t>
            </w:r>
            <w:proofErr w:type="gramEnd"/>
            <w:r w:rsidRPr="007273C4">
              <w:t xml:space="preserve"> СМО, для которой </w:t>
            </w:r>
            <w:proofErr w:type="spellStart"/>
            <w:r w:rsidRPr="007273C4">
              <w:t>выполнеяется</w:t>
            </w:r>
            <w:proofErr w:type="spellEnd"/>
            <w:r w:rsidRPr="007273C4">
              <w:t xml:space="preserve"> просмотр ошибок</w:t>
            </w:r>
          </w:p>
        </w:tc>
      </w:tr>
      <w:tr w:rsidR="00475DC9" w:rsidRPr="007273C4" w14:paraId="0F19C0D7" w14:textId="77777777" w:rsidTr="00E9015A">
        <w:tc>
          <w:tcPr>
            <w:tcW w:w="2543" w:type="dxa"/>
            <w:shd w:val="clear" w:color="auto" w:fill="auto"/>
          </w:tcPr>
          <w:p w14:paraId="67555069" w14:textId="524CE13D" w:rsidR="00475DC9" w:rsidRPr="007273C4" w:rsidRDefault="00E21417" w:rsidP="00E21417">
            <w:r>
              <w:t>П</w:t>
            </w:r>
            <w:r w:rsidR="00475DC9" w:rsidRPr="007273C4">
              <w:t>ериод</w:t>
            </w:r>
          </w:p>
        </w:tc>
        <w:tc>
          <w:tcPr>
            <w:tcW w:w="1276" w:type="dxa"/>
            <w:shd w:val="clear" w:color="auto" w:fill="auto"/>
          </w:tcPr>
          <w:p w14:paraId="4EFABC63" w14:textId="77777777" w:rsidR="00475DC9" w:rsidRPr="007273C4" w:rsidRDefault="00475DC9" w:rsidP="00E9015A">
            <w:pPr>
              <w:jc w:val="left"/>
            </w:pPr>
            <w:proofErr w:type="spellStart"/>
            <w:r w:rsidRPr="007273C4">
              <w:t>Нередакт</w:t>
            </w:r>
            <w:proofErr w:type="spellEnd"/>
            <w:r w:rsidRPr="007273C4">
              <w:t>. поле</w:t>
            </w:r>
          </w:p>
        </w:tc>
        <w:tc>
          <w:tcPr>
            <w:tcW w:w="903" w:type="dxa"/>
          </w:tcPr>
          <w:p w14:paraId="0419FF8E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1016" w:type="dxa"/>
            <w:shd w:val="clear" w:color="auto" w:fill="auto"/>
          </w:tcPr>
          <w:p w14:paraId="746D990A" w14:textId="77777777" w:rsidR="00475DC9" w:rsidRPr="007273C4" w:rsidRDefault="00475DC9" w:rsidP="00E9015A"/>
        </w:tc>
        <w:tc>
          <w:tcPr>
            <w:tcW w:w="3833" w:type="dxa"/>
            <w:shd w:val="clear" w:color="auto" w:fill="auto"/>
          </w:tcPr>
          <w:p w14:paraId="2B950627" w14:textId="77777777" w:rsidR="00475DC9" w:rsidRPr="007273C4" w:rsidRDefault="00475DC9" w:rsidP="00E9015A">
            <w:r w:rsidRPr="007273C4">
              <w:t>Месяц и год просматриваемого отчетного периода, для которого рассматривается ответ</w:t>
            </w:r>
          </w:p>
        </w:tc>
      </w:tr>
      <w:tr w:rsidR="00475DC9" w:rsidRPr="007273C4" w14:paraId="22AD4830" w14:textId="77777777" w:rsidTr="00E9015A">
        <w:tc>
          <w:tcPr>
            <w:tcW w:w="2543" w:type="dxa"/>
            <w:shd w:val="clear" w:color="auto" w:fill="auto"/>
          </w:tcPr>
          <w:p w14:paraId="6A07B432" w14:textId="77777777" w:rsidR="00475DC9" w:rsidRPr="007273C4" w:rsidRDefault="00475DC9" w:rsidP="00E9015A">
            <w:r w:rsidRPr="007273C4">
              <w:t>Тип ошибки/сообщения</w:t>
            </w:r>
          </w:p>
        </w:tc>
        <w:tc>
          <w:tcPr>
            <w:tcW w:w="1276" w:type="dxa"/>
            <w:shd w:val="clear" w:color="auto" w:fill="auto"/>
          </w:tcPr>
          <w:p w14:paraId="4498D5EE" w14:textId="77777777" w:rsidR="00475DC9" w:rsidRPr="007273C4" w:rsidRDefault="00475DC9" w:rsidP="00E9015A">
            <w:pPr>
              <w:jc w:val="left"/>
            </w:pPr>
            <w:proofErr w:type="spellStart"/>
            <w:r w:rsidRPr="007273C4">
              <w:t>Вып</w:t>
            </w:r>
            <w:proofErr w:type="spellEnd"/>
            <w:r w:rsidRPr="007273C4">
              <w:t>. список</w:t>
            </w:r>
          </w:p>
        </w:tc>
        <w:tc>
          <w:tcPr>
            <w:tcW w:w="903" w:type="dxa"/>
          </w:tcPr>
          <w:p w14:paraId="3653D74A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1016" w:type="dxa"/>
            <w:shd w:val="clear" w:color="auto" w:fill="auto"/>
          </w:tcPr>
          <w:p w14:paraId="497704D4" w14:textId="790622FC" w:rsidR="00475DC9" w:rsidRPr="007273C4" w:rsidRDefault="005C070C" w:rsidP="00E9015A">
            <w:r>
              <w:t>Нет</w:t>
            </w:r>
          </w:p>
        </w:tc>
        <w:tc>
          <w:tcPr>
            <w:tcW w:w="3833" w:type="dxa"/>
            <w:shd w:val="clear" w:color="auto" w:fill="auto"/>
          </w:tcPr>
          <w:p w14:paraId="65ED072B" w14:textId="77777777" w:rsidR="00B623BC" w:rsidRDefault="00475DC9" w:rsidP="005C070C">
            <w:r w:rsidRPr="007273C4">
              <w:t>Выпадающий список с перечнем</w:t>
            </w:r>
            <w:r w:rsidR="005C070C">
              <w:t xml:space="preserve"> кодов и текстовых названий, записанных через тире, которые встретились в </w:t>
            </w:r>
            <w:proofErr w:type="gramStart"/>
            <w:r w:rsidR="005C070C">
              <w:t>данной</w:t>
            </w:r>
            <w:proofErr w:type="gramEnd"/>
            <w:r w:rsidR="005C070C">
              <w:t xml:space="preserve"> ответной ИП</w:t>
            </w:r>
            <w:r w:rsidRPr="007273C4">
              <w:t xml:space="preserve"> (см. п.</w:t>
            </w:r>
            <w:r w:rsidRPr="007273C4">
              <w:fldChar w:fldCharType="begin"/>
            </w:r>
            <w:r w:rsidRPr="007273C4">
              <w:instrText xml:space="preserve"> REF _Ref399777728 \r \h </w:instrText>
            </w:r>
            <w:r w:rsidR="007273C4">
              <w:instrText xml:space="preserve"> \* MERGEFORMAT </w:instrText>
            </w:r>
            <w:r w:rsidRPr="007273C4">
              <w:fldChar w:fldCharType="separate"/>
            </w:r>
            <w:r w:rsidR="00887A96">
              <w:t>9</w:t>
            </w:r>
            <w:r w:rsidRPr="007273C4">
              <w:fldChar w:fldCharType="end"/>
            </w:r>
            <w:r w:rsidRPr="007273C4">
              <w:t xml:space="preserve">). </w:t>
            </w:r>
            <w:r w:rsidR="005C070C">
              <w:t>Пустое значение списка</w:t>
            </w:r>
            <w:r w:rsidRPr="007273C4">
              <w:t xml:space="preserve"> соответствует фильтру по всем </w:t>
            </w:r>
            <w:r w:rsidR="005C070C">
              <w:t>имеющимся кодам</w:t>
            </w:r>
            <w:r w:rsidR="00B623BC">
              <w:t>.</w:t>
            </w:r>
          </w:p>
          <w:p w14:paraId="760115C6" w14:textId="4C83DFC6" w:rsidR="00475DC9" w:rsidRPr="007273C4" w:rsidRDefault="00B623BC" w:rsidP="005C070C">
            <w:r>
              <w:t>Значение по умолчанию – пустое (все ошибки)</w:t>
            </w:r>
            <w:r w:rsidR="00475DC9" w:rsidRPr="007273C4">
              <w:t xml:space="preserve"> </w:t>
            </w:r>
          </w:p>
        </w:tc>
      </w:tr>
    </w:tbl>
    <w:p w14:paraId="6CB72BA2" w14:textId="77777777" w:rsidR="00475DC9" w:rsidRPr="007273C4" w:rsidRDefault="00475DC9" w:rsidP="00475DC9"/>
    <w:p w14:paraId="4A11C9A8" w14:textId="77777777" w:rsidR="00475DC9" w:rsidRPr="007273C4" w:rsidRDefault="00475DC9" w:rsidP="00475DC9">
      <w:r w:rsidRPr="007273C4">
        <w:t xml:space="preserve">В таблицу сводится перечень сведений по всем ошибкам прикреплений от </w:t>
      </w:r>
      <w:proofErr w:type="gramStart"/>
      <w:r w:rsidRPr="007273C4">
        <w:t>выбранной</w:t>
      </w:r>
      <w:proofErr w:type="gramEnd"/>
      <w:r w:rsidRPr="007273C4">
        <w:t xml:space="preserve"> СМО, для выбранного отчетного периода, взятые из соответствующей ИП (ответа из СМО).</w:t>
      </w:r>
    </w:p>
    <w:p w14:paraId="277209C6" w14:textId="77777777" w:rsidR="00475DC9" w:rsidRPr="007273C4" w:rsidRDefault="00475DC9" w:rsidP="00475DC9">
      <w:proofErr w:type="gramStart"/>
      <w:r w:rsidRPr="007273C4">
        <w:t xml:space="preserve">Для получения информации для вывода, выполняется </w:t>
      </w:r>
      <w:proofErr w:type="spellStart"/>
      <w:r w:rsidRPr="007273C4">
        <w:t>соотненсение</w:t>
      </w:r>
      <w:proofErr w:type="spellEnd"/>
      <w:r w:rsidRPr="007273C4">
        <w:t xml:space="preserve"> ответной ИП и исходящей (см. постановку «ОМС.40.1.1.Информационный обмен».</w:t>
      </w:r>
      <w:proofErr w:type="gramEnd"/>
    </w:p>
    <w:p w14:paraId="5CEDBF4E" w14:textId="77777777" w:rsidR="00475DC9" w:rsidRPr="007273C4" w:rsidRDefault="00475DC9" w:rsidP="00475DC9"/>
    <w:p w14:paraId="27D0ED07" w14:textId="77777777" w:rsidR="00475DC9" w:rsidRPr="007273C4" w:rsidRDefault="00475DC9" w:rsidP="00475DC9">
      <w:r w:rsidRPr="007273C4">
        <w:lastRenderedPageBreak/>
        <w:t>Состав полей таблицы ошибок:</w:t>
      </w:r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1879"/>
        <w:gridCol w:w="1030"/>
        <w:gridCol w:w="2728"/>
        <w:gridCol w:w="3969"/>
      </w:tblGrid>
      <w:tr w:rsidR="00475DC9" w:rsidRPr="007273C4" w14:paraId="38BE0DDA" w14:textId="77777777" w:rsidTr="00E9015A">
        <w:trPr>
          <w:tblHeader/>
        </w:trPr>
        <w:tc>
          <w:tcPr>
            <w:tcW w:w="1879" w:type="dxa"/>
            <w:shd w:val="clear" w:color="auto" w:fill="D9D9D9" w:themeFill="background1" w:themeFillShade="D9"/>
            <w:vAlign w:val="center"/>
          </w:tcPr>
          <w:p w14:paraId="1521E948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Наименование колонки</w:t>
            </w:r>
          </w:p>
        </w:tc>
        <w:tc>
          <w:tcPr>
            <w:tcW w:w="1030" w:type="dxa"/>
            <w:shd w:val="clear" w:color="auto" w:fill="D9D9D9" w:themeFill="background1" w:themeFillShade="D9"/>
          </w:tcPr>
          <w:p w14:paraId="50FF2A6C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Тип данных</w:t>
            </w:r>
          </w:p>
        </w:tc>
        <w:tc>
          <w:tcPr>
            <w:tcW w:w="2728" w:type="dxa"/>
            <w:shd w:val="clear" w:color="auto" w:fill="D9D9D9" w:themeFill="background1" w:themeFillShade="D9"/>
            <w:vAlign w:val="center"/>
          </w:tcPr>
          <w:p w14:paraId="680B6512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Описание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8315CB3" w14:textId="77777777" w:rsidR="00475DC9" w:rsidRPr="007273C4" w:rsidRDefault="00475DC9" w:rsidP="00E9015A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Источник данных</w:t>
            </w:r>
          </w:p>
        </w:tc>
      </w:tr>
      <w:tr w:rsidR="00475DC9" w:rsidRPr="007273C4" w14:paraId="31C79748" w14:textId="77777777" w:rsidTr="00E9015A">
        <w:tc>
          <w:tcPr>
            <w:tcW w:w="1879" w:type="dxa"/>
            <w:shd w:val="clear" w:color="auto" w:fill="auto"/>
          </w:tcPr>
          <w:p w14:paraId="6E264154" w14:textId="77777777" w:rsidR="00475DC9" w:rsidRPr="007273C4" w:rsidRDefault="00475DC9" w:rsidP="00E9015A">
            <w:r w:rsidRPr="007273C4">
              <w:t>Застрахованный</w:t>
            </w:r>
          </w:p>
        </w:tc>
        <w:tc>
          <w:tcPr>
            <w:tcW w:w="1030" w:type="dxa"/>
          </w:tcPr>
          <w:p w14:paraId="4CA52B40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2728" w:type="dxa"/>
            <w:shd w:val="clear" w:color="auto" w:fill="auto"/>
          </w:tcPr>
          <w:p w14:paraId="77791A20" w14:textId="77777777" w:rsidR="00475DC9" w:rsidRPr="007273C4" w:rsidRDefault="00475DC9" w:rsidP="00E9015A">
            <w:r w:rsidRPr="007273C4">
              <w:t xml:space="preserve">Фамилия, имя, отчество </w:t>
            </w:r>
            <w:proofErr w:type="gramStart"/>
            <w:r w:rsidRPr="007273C4">
              <w:t>застрахованного</w:t>
            </w:r>
            <w:proofErr w:type="gramEnd"/>
          </w:p>
        </w:tc>
        <w:tc>
          <w:tcPr>
            <w:tcW w:w="3969" w:type="dxa"/>
          </w:tcPr>
          <w:p w14:paraId="7BEC42B2" w14:textId="77777777" w:rsidR="00475DC9" w:rsidRPr="007273C4" w:rsidRDefault="00475DC9" w:rsidP="00E9015A">
            <w:r w:rsidRPr="007273C4">
              <w:t xml:space="preserve">Берется из соответствующей исходящей ИП, поля </w:t>
            </w:r>
            <w:r w:rsidRPr="007273C4">
              <w:rPr>
                <w:b/>
                <w:lang w:val="en-US"/>
              </w:rPr>
              <w:t>FAM</w:t>
            </w:r>
            <w:r w:rsidRPr="007273C4">
              <w:rPr>
                <w:b/>
              </w:rPr>
              <w:t xml:space="preserve">, </w:t>
            </w:r>
            <w:r w:rsidRPr="007273C4">
              <w:rPr>
                <w:b/>
                <w:lang w:val="en-US"/>
              </w:rPr>
              <w:t>IM</w:t>
            </w:r>
            <w:r w:rsidRPr="007273C4">
              <w:rPr>
                <w:b/>
              </w:rPr>
              <w:t xml:space="preserve">, </w:t>
            </w:r>
            <w:r w:rsidRPr="007273C4">
              <w:rPr>
                <w:b/>
                <w:lang w:val="en-US"/>
              </w:rPr>
              <w:t>O</w:t>
            </w:r>
            <w:r w:rsidRPr="007273C4">
              <w:rPr>
                <w:lang w:val="en-US"/>
              </w:rPr>
              <w:t>T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475DC9" w:rsidRPr="007273C4" w14:paraId="0E2AF35C" w14:textId="77777777" w:rsidTr="00E9015A">
        <w:tc>
          <w:tcPr>
            <w:tcW w:w="1879" w:type="dxa"/>
            <w:shd w:val="clear" w:color="auto" w:fill="auto"/>
          </w:tcPr>
          <w:p w14:paraId="51037F4B" w14:textId="77777777" w:rsidR="00475DC9" w:rsidRPr="007273C4" w:rsidRDefault="00475DC9" w:rsidP="00E9015A">
            <w:r w:rsidRPr="007273C4">
              <w:t>Дата рождения</w:t>
            </w:r>
          </w:p>
        </w:tc>
        <w:tc>
          <w:tcPr>
            <w:tcW w:w="1030" w:type="dxa"/>
          </w:tcPr>
          <w:p w14:paraId="0E374DCB" w14:textId="77777777" w:rsidR="00475DC9" w:rsidRPr="007273C4" w:rsidRDefault="00475DC9" w:rsidP="00E9015A">
            <w:r w:rsidRPr="007273C4">
              <w:t>Дата</w:t>
            </w:r>
          </w:p>
        </w:tc>
        <w:tc>
          <w:tcPr>
            <w:tcW w:w="2728" w:type="dxa"/>
            <w:shd w:val="clear" w:color="auto" w:fill="auto"/>
          </w:tcPr>
          <w:p w14:paraId="7AB02DA6" w14:textId="77777777" w:rsidR="00475DC9" w:rsidRPr="007273C4" w:rsidRDefault="00475DC9" w:rsidP="00E9015A">
            <w:r w:rsidRPr="007273C4">
              <w:t>Дата рождения застрахованного</w:t>
            </w:r>
          </w:p>
        </w:tc>
        <w:tc>
          <w:tcPr>
            <w:tcW w:w="3969" w:type="dxa"/>
          </w:tcPr>
          <w:p w14:paraId="53D42F64" w14:textId="77777777" w:rsidR="00475DC9" w:rsidRPr="007273C4" w:rsidRDefault="00475DC9" w:rsidP="00E9015A">
            <w:r w:rsidRPr="007273C4">
              <w:t xml:space="preserve">Берется из соответствующей исходящей ИП, поля </w:t>
            </w:r>
            <w:r w:rsidRPr="007273C4">
              <w:rPr>
                <w:b/>
                <w:lang w:val="en-US"/>
              </w:rPr>
              <w:t>W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475DC9" w:rsidRPr="007273C4" w14:paraId="5ADEF116" w14:textId="77777777" w:rsidTr="00E9015A">
        <w:tc>
          <w:tcPr>
            <w:tcW w:w="1879" w:type="dxa"/>
            <w:shd w:val="clear" w:color="auto" w:fill="auto"/>
          </w:tcPr>
          <w:p w14:paraId="20C6D6B5" w14:textId="77777777" w:rsidR="00475DC9" w:rsidRPr="007273C4" w:rsidRDefault="00475DC9" w:rsidP="00E9015A">
            <w:r w:rsidRPr="007273C4">
              <w:t>Полис ОМС</w:t>
            </w:r>
          </w:p>
        </w:tc>
        <w:tc>
          <w:tcPr>
            <w:tcW w:w="1030" w:type="dxa"/>
          </w:tcPr>
          <w:p w14:paraId="07279FC5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2728" w:type="dxa"/>
            <w:shd w:val="clear" w:color="auto" w:fill="auto"/>
          </w:tcPr>
          <w:p w14:paraId="1628FD05" w14:textId="77777777" w:rsidR="00475DC9" w:rsidRPr="007273C4" w:rsidRDefault="00475DC9" w:rsidP="00E9015A">
            <w:r w:rsidRPr="007273C4">
              <w:t xml:space="preserve">Номер полиса ОМС застрахованного – из </w:t>
            </w:r>
            <w:proofErr w:type="gramStart"/>
            <w:r w:rsidRPr="007273C4">
              <w:t>ответной</w:t>
            </w:r>
            <w:proofErr w:type="gramEnd"/>
            <w:r w:rsidRPr="007273C4">
              <w:t xml:space="preserve"> ИП</w:t>
            </w:r>
          </w:p>
        </w:tc>
        <w:tc>
          <w:tcPr>
            <w:tcW w:w="3969" w:type="dxa"/>
          </w:tcPr>
          <w:p w14:paraId="3D7F61FD" w14:textId="77777777" w:rsidR="00475DC9" w:rsidRPr="007273C4" w:rsidRDefault="00475DC9" w:rsidP="00E9015A">
            <w:r w:rsidRPr="007273C4">
              <w:t xml:space="preserve">Берется из полей </w:t>
            </w:r>
            <w:proofErr w:type="gramStart"/>
            <w:r w:rsidRPr="007273C4">
              <w:t>ответной</w:t>
            </w:r>
            <w:proofErr w:type="gramEnd"/>
            <w:r w:rsidRPr="007273C4">
              <w:t xml:space="preserve"> ИП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Tip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,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S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,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</w:tr>
      <w:tr w:rsidR="00475DC9" w:rsidRPr="007273C4" w14:paraId="6960074E" w14:textId="77777777" w:rsidTr="00E9015A">
        <w:tc>
          <w:tcPr>
            <w:tcW w:w="1879" w:type="dxa"/>
            <w:shd w:val="clear" w:color="auto" w:fill="auto"/>
          </w:tcPr>
          <w:p w14:paraId="35D3D274" w14:textId="77777777" w:rsidR="00475DC9" w:rsidRPr="007273C4" w:rsidRDefault="00475DC9" w:rsidP="00E9015A">
            <w:r w:rsidRPr="007273C4">
              <w:t>Дата прикрепления</w:t>
            </w:r>
          </w:p>
        </w:tc>
        <w:tc>
          <w:tcPr>
            <w:tcW w:w="1030" w:type="dxa"/>
          </w:tcPr>
          <w:p w14:paraId="1A3D707A" w14:textId="77777777" w:rsidR="00475DC9" w:rsidRPr="007273C4" w:rsidRDefault="00475DC9" w:rsidP="00E9015A">
            <w:r w:rsidRPr="007273C4">
              <w:t>Дата</w:t>
            </w:r>
          </w:p>
        </w:tc>
        <w:tc>
          <w:tcPr>
            <w:tcW w:w="2728" w:type="dxa"/>
            <w:shd w:val="clear" w:color="auto" w:fill="auto"/>
          </w:tcPr>
          <w:p w14:paraId="4210C4F9" w14:textId="77777777" w:rsidR="00475DC9" w:rsidRPr="007273C4" w:rsidRDefault="00475DC9" w:rsidP="00E9015A">
            <w:r w:rsidRPr="007273C4">
              <w:t>Дата прикрепления для конфликтных случаев</w:t>
            </w:r>
          </w:p>
        </w:tc>
        <w:tc>
          <w:tcPr>
            <w:tcW w:w="3969" w:type="dxa"/>
          </w:tcPr>
          <w:p w14:paraId="18615755" w14:textId="77777777" w:rsidR="00475DC9" w:rsidRPr="007273C4" w:rsidRDefault="00475DC9" w:rsidP="00E9015A">
            <w:r w:rsidRPr="007273C4">
              <w:t xml:space="preserve">Поле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Date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in</w:t>
            </w:r>
            <w:r w:rsidRPr="007273C4">
              <w:t xml:space="preserve"> ответной ИП</w:t>
            </w:r>
          </w:p>
        </w:tc>
      </w:tr>
      <w:tr w:rsidR="00475DC9" w:rsidRPr="007273C4" w14:paraId="00E52F4F" w14:textId="77777777" w:rsidTr="00E9015A">
        <w:tc>
          <w:tcPr>
            <w:tcW w:w="1879" w:type="dxa"/>
            <w:shd w:val="clear" w:color="auto" w:fill="auto"/>
          </w:tcPr>
          <w:p w14:paraId="24053AB7" w14:textId="77777777" w:rsidR="00475DC9" w:rsidRPr="007273C4" w:rsidRDefault="00475DC9" w:rsidP="00E9015A">
            <w:r w:rsidRPr="007273C4">
              <w:t>МО прикрепления</w:t>
            </w:r>
          </w:p>
        </w:tc>
        <w:tc>
          <w:tcPr>
            <w:tcW w:w="1030" w:type="dxa"/>
          </w:tcPr>
          <w:p w14:paraId="77AA5039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2728" w:type="dxa"/>
            <w:shd w:val="clear" w:color="auto" w:fill="auto"/>
          </w:tcPr>
          <w:p w14:paraId="5BD4A16D" w14:textId="77777777" w:rsidR="00475DC9" w:rsidRPr="007273C4" w:rsidRDefault="00475DC9" w:rsidP="00E9015A">
            <w:r w:rsidRPr="007273C4">
              <w:t>Наименование МО прикрепления для конфликтных случаев</w:t>
            </w:r>
          </w:p>
        </w:tc>
        <w:tc>
          <w:tcPr>
            <w:tcW w:w="3969" w:type="dxa"/>
          </w:tcPr>
          <w:p w14:paraId="0741C312" w14:textId="77777777" w:rsidR="00475DC9" w:rsidRPr="007273C4" w:rsidRDefault="00475DC9" w:rsidP="00E9015A">
            <w:r w:rsidRPr="007273C4">
              <w:t xml:space="preserve">Поле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LPU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id</w:t>
            </w:r>
            <w:r w:rsidRPr="007273C4">
              <w:t xml:space="preserve"> ответной ИП</w:t>
            </w:r>
          </w:p>
        </w:tc>
      </w:tr>
      <w:tr w:rsidR="00475DC9" w:rsidRPr="007273C4" w14:paraId="1C5E40FE" w14:textId="77777777" w:rsidTr="00E9015A">
        <w:tc>
          <w:tcPr>
            <w:tcW w:w="1879" w:type="dxa"/>
            <w:shd w:val="clear" w:color="auto" w:fill="auto"/>
          </w:tcPr>
          <w:p w14:paraId="73548BCA" w14:textId="77777777" w:rsidR="00475DC9" w:rsidRPr="007273C4" w:rsidRDefault="00475DC9" w:rsidP="00E9015A">
            <w:r w:rsidRPr="007273C4">
              <w:t>Ошибка/сообщение</w:t>
            </w:r>
          </w:p>
        </w:tc>
        <w:tc>
          <w:tcPr>
            <w:tcW w:w="1030" w:type="dxa"/>
          </w:tcPr>
          <w:p w14:paraId="0D83B707" w14:textId="77777777" w:rsidR="00475DC9" w:rsidRPr="007273C4" w:rsidRDefault="00475DC9" w:rsidP="00E9015A">
            <w:r w:rsidRPr="007273C4">
              <w:t>Строка</w:t>
            </w:r>
          </w:p>
        </w:tc>
        <w:tc>
          <w:tcPr>
            <w:tcW w:w="2728" w:type="dxa"/>
            <w:shd w:val="clear" w:color="auto" w:fill="auto"/>
          </w:tcPr>
          <w:p w14:paraId="1111431D" w14:textId="77777777" w:rsidR="00475DC9" w:rsidRPr="007273C4" w:rsidRDefault="00475DC9" w:rsidP="00E9015A">
            <w:r w:rsidRPr="007273C4">
              <w:t xml:space="preserve">Код ошибки и ее описание (записывается </w:t>
            </w:r>
            <w:proofErr w:type="gramStart"/>
            <w:r w:rsidRPr="007273C4">
              <w:t>через</w:t>
            </w:r>
            <w:proofErr w:type="gramEnd"/>
            <w:r w:rsidRPr="007273C4">
              <w:t xml:space="preserve"> «-»)</w:t>
            </w:r>
          </w:p>
        </w:tc>
        <w:tc>
          <w:tcPr>
            <w:tcW w:w="3969" w:type="dxa"/>
          </w:tcPr>
          <w:p w14:paraId="5E487285" w14:textId="77777777" w:rsidR="00475DC9" w:rsidRPr="007273C4" w:rsidRDefault="00475DC9" w:rsidP="00E9015A">
            <w:r w:rsidRPr="007273C4">
              <w:t xml:space="preserve">Поля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ERc</w:t>
            </w:r>
            <w:r w:rsidRPr="007273C4">
              <w:t xml:space="preserve">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Name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ERR</w:t>
            </w:r>
            <w:r w:rsidRPr="007273C4">
              <w:t xml:space="preserve"> </w:t>
            </w:r>
            <w:proofErr w:type="gramStart"/>
            <w:r w:rsidRPr="007273C4">
              <w:t>ответной</w:t>
            </w:r>
            <w:proofErr w:type="gramEnd"/>
            <w:r w:rsidRPr="007273C4">
              <w:t xml:space="preserve"> ИП</w:t>
            </w:r>
          </w:p>
        </w:tc>
      </w:tr>
    </w:tbl>
    <w:p w14:paraId="66F02098" w14:textId="77777777" w:rsidR="00475DC9" w:rsidRPr="007273C4" w:rsidRDefault="00475DC9" w:rsidP="00475DC9"/>
    <w:p w14:paraId="520BC4EF" w14:textId="03089BB3" w:rsidR="00F621E0" w:rsidRPr="007273C4" w:rsidRDefault="00F621E0" w:rsidP="00475DC9">
      <w:pPr>
        <w:pStyle w:val="3"/>
      </w:pPr>
      <w:bookmarkStart w:id="510" w:name="_Toc454389868"/>
      <w:r w:rsidRPr="007273C4">
        <w:t>Формат файла экспорта</w:t>
      </w:r>
      <w:bookmarkEnd w:id="510"/>
    </w:p>
    <w:p w14:paraId="7C49C371" w14:textId="6580C2C2" w:rsidR="00F621E0" w:rsidRPr="007273C4" w:rsidRDefault="00523B05" w:rsidP="00475DC9">
      <w:r w:rsidRPr="007273C4">
        <w:t>Состав</w:t>
      </w:r>
      <w:r w:rsidR="00F621E0" w:rsidRPr="007273C4">
        <w:t xml:space="preserve"> полей </w:t>
      </w:r>
      <w:r w:rsidRPr="007273C4">
        <w:t xml:space="preserve">– </w:t>
      </w:r>
      <w:r w:rsidR="00F621E0" w:rsidRPr="007273C4">
        <w:t>в</w:t>
      </w:r>
      <w:r w:rsidRPr="007273C4">
        <w:t xml:space="preserve"> </w:t>
      </w:r>
      <w:r w:rsidR="00F621E0" w:rsidRPr="007273C4">
        <w:t>таблице ниже:</w:t>
      </w:r>
    </w:p>
    <w:tbl>
      <w:tblPr>
        <w:tblStyle w:val="a5"/>
        <w:tblW w:w="9180" w:type="dxa"/>
        <w:tblLook w:val="04A0" w:firstRow="1" w:lastRow="0" w:firstColumn="1" w:lastColumn="0" w:noHBand="0" w:noVBand="1"/>
      </w:tblPr>
      <w:tblGrid>
        <w:gridCol w:w="2502"/>
        <w:gridCol w:w="2556"/>
        <w:gridCol w:w="4122"/>
      </w:tblGrid>
      <w:tr w:rsidR="00F621E0" w:rsidRPr="007273C4" w14:paraId="7BD12BA8" w14:textId="77777777" w:rsidTr="00FB7A51">
        <w:trPr>
          <w:tblHeader/>
        </w:trPr>
        <w:tc>
          <w:tcPr>
            <w:tcW w:w="2502" w:type="dxa"/>
            <w:shd w:val="clear" w:color="auto" w:fill="D9D9D9" w:themeFill="background1" w:themeFillShade="D9"/>
            <w:vAlign w:val="center"/>
          </w:tcPr>
          <w:p w14:paraId="5D9D8226" w14:textId="2228E663" w:rsidR="00F621E0" w:rsidRPr="007273C4" w:rsidRDefault="00F621E0" w:rsidP="00F621E0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Наименование поля</w:t>
            </w:r>
          </w:p>
        </w:tc>
        <w:tc>
          <w:tcPr>
            <w:tcW w:w="2556" w:type="dxa"/>
            <w:shd w:val="clear" w:color="auto" w:fill="D9D9D9" w:themeFill="background1" w:themeFillShade="D9"/>
            <w:vAlign w:val="center"/>
          </w:tcPr>
          <w:p w14:paraId="79CFD51C" w14:textId="77777777" w:rsidR="00F621E0" w:rsidRPr="007273C4" w:rsidRDefault="00F621E0" w:rsidP="007E14FD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Описание</w:t>
            </w:r>
          </w:p>
        </w:tc>
        <w:tc>
          <w:tcPr>
            <w:tcW w:w="4122" w:type="dxa"/>
            <w:shd w:val="clear" w:color="auto" w:fill="D9D9D9" w:themeFill="background1" w:themeFillShade="D9"/>
          </w:tcPr>
          <w:p w14:paraId="352F8A16" w14:textId="77777777" w:rsidR="00F621E0" w:rsidRPr="007273C4" w:rsidRDefault="00F621E0" w:rsidP="007E14FD">
            <w:pPr>
              <w:numPr>
                <w:ilvl w:val="12"/>
                <w:numId w:val="0"/>
              </w:numPr>
              <w:spacing w:after="80"/>
              <w:rPr>
                <w:b/>
              </w:rPr>
            </w:pPr>
            <w:r w:rsidRPr="007273C4">
              <w:rPr>
                <w:b/>
              </w:rPr>
              <w:t>Источник данных</w:t>
            </w:r>
          </w:p>
        </w:tc>
      </w:tr>
      <w:tr w:rsidR="00614135" w:rsidRPr="007273C4" w14:paraId="27E6EBEE" w14:textId="77777777" w:rsidTr="00FB7A51">
        <w:tc>
          <w:tcPr>
            <w:tcW w:w="2502" w:type="dxa"/>
            <w:shd w:val="clear" w:color="auto" w:fill="auto"/>
          </w:tcPr>
          <w:p w14:paraId="1BB7CC82" w14:textId="740FADFD" w:rsidR="00614135" w:rsidRPr="006411B3" w:rsidRDefault="004172FC">
            <w:r>
              <w:t>Фамилия</w:t>
            </w:r>
          </w:p>
        </w:tc>
        <w:tc>
          <w:tcPr>
            <w:tcW w:w="2556" w:type="dxa"/>
            <w:shd w:val="clear" w:color="auto" w:fill="auto"/>
          </w:tcPr>
          <w:p w14:paraId="752D5B55" w14:textId="743D01EE" w:rsidR="00614135" w:rsidRPr="007273C4" w:rsidRDefault="00614135" w:rsidP="007E14FD">
            <w:r w:rsidRPr="007273C4">
              <w:t xml:space="preserve">Фамилия </w:t>
            </w:r>
            <w:proofErr w:type="gramStart"/>
            <w:r w:rsidRPr="007273C4">
              <w:t>застрахованного</w:t>
            </w:r>
            <w:proofErr w:type="gramEnd"/>
          </w:p>
        </w:tc>
        <w:tc>
          <w:tcPr>
            <w:tcW w:w="4122" w:type="dxa"/>
          </w:tcPr>
          <w:p w14:paraId="6815D05A" w14:textId="637FFFA5" w:rsidR="00614135" w:rsidRPr="007273C4" w:rsidRDefault="00614135" w:rsidP="00523B05">
            <w:r w:rsidRPr="007273C4">
              <w:t xml:space="preserve">Берется из соответствующей исходящей ИП, поле </w:t>
            </w:r>
            <w:r w:rsidRPr="007273C4">
              <w:rPr>
                <w:b/>
                <w:lang w:val="en-US"/>
              </w:rPr>
              <w:t>FAM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F621E0" w:rsidRPr="007273C4" w14:paraId="22B635E5" w14:textId="77777777" w:rsidTr="00FB7A51">
        <w:tc>
          <w:tcPr>
            <w:tcW w:w="2502" w:type="dxa"/>
            <w:shd w:val="clear" w:color="auto" w:fill="auto"/>
          </w:tcPr>
          <w:p w14:paraId="14CEE1F9" w14:textId="1892C523" w:rsidR="00F621E0" w:rsidRPr="007273C4" w:rsidRDefault="004172FC" w:rsidP="007E14FD">
            <w:pPr>
              <w:rPr>
                <w:lang w:val="en-US"/>
              </w:rPr>
            </w:pPr>
            <w:r w:rsidRPr="007273C4">
              <w:t>Имя</w:t>
            </w:r>
          </w:p>
        </w:tc>
        <w:tc>
          <w:tcPr>
            <w:tcW w:w="2556" w:type="dxa"/>
            <w:shd w:val="clear" w:color="auto" w:fill="auto"/>
          </w:tcPr>
          <w:p w14:paraId="5CE02565" w14:textId="7B5EC5F6" w:rsidR="00F621E0" w:rsidRPr="007273C4" w:rsidRDefault="00F621E0" w:rsidP="007E14FD">
            <w:r w:rsidRPr="007273C4">
              <w:t xml:space="preserve">Имя </w:t>
            </w:r>
            <w:proofErr w:type="gramStart"/>
            <w:r w:rsidRPr="007273C4">
              <w:t>застрахованного</w:t>
            </w:r>
            <w:proofErr w:type="gramEnd"/>
          </w:p>
        </w:tc>
        <w:tc>
          <w:tcPr>
            <w:tcW w:w="4122" w:type="dxa"/>
          </w:tcPr>
          <w:p w14:paraId="1E078CEE" w14:textId="3D95B573" w:rsidR="00F621E0" w:rsidRPr="007273C4" w:rsidRDefault="00523B05" w:rsidP="00523B05">
            <w:r w:rsidRPr="007273C4">
              <w:t xml:space="preserve">Берется из соответствующей исходящей ИП, поле </w:t>
            </w:r>
            <w:r w:rsidRPr="007273C4">
              <w:rPr>
                <w:b/>
              </w:rPr>
              <w:t xml:space="preserve"> </w:t>
            </w:r>
            <w:r w:rsidRPr="007273C4">
              <w:rPr>
                <w:b/>
                <w:lang w:val="en-US"/>
              </w:rPr>
              <w:t>IM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F621E0" w:rsidRPr="007273C4" w14:paraId="5E29BB3E" w14:textId="77777777" w:rsidTr="00FB7A51">
        <w:tc>
          <w:tcPr>
            <w:tcW w:w="2502" w:type="dxa"/>
            <w:shd w:val="clear" w:color="auto" w:fill="auto"/>
          </w:tcPr>
          <w:p w14:paraId="433E44D8" w14:textId="51A19DB7" w:rsidR="00F621E0" w:rsidRPr="007273C4" w:rsidRDefault="004172FC" w:rsidP="007E14FD">
            <w:pPr>
              <w:rPr>
                <w:lang w:val="en-US"/>
              </w:rPr>
            </w:pPr>
            <w:r w:rsidRPr="007273C4">
              <w:t>Отчество</w:t>
            </w:r>
          </w:p>
        </w:tc>
        <w:tc>
          <w:tcPr>
            <w:tcW w:w="2556" w:type="dxa"/>
            <w:shd w:val="clear" w:color="auto" w:fill="auto"/>
          </w:tcPr>
          <w:p w14:paraId="2FB6F257" w14:textId="7DDD6BCB" w:rsidR="00F621E0" w:rsidRPr="007273C4" w:rsidRDefault="00F621E0" w:rsidP="007E14FD">
            <w:r w:rsidRPr="007273C4">
              <w:t xml:space="preserve">Отчество </w:t>
            </w:r>
            <w:proofErr w:type="gramStart"/>
            <w:r w:rsidRPr="007273C4">
              <w:t>застрахованного</w:t>
            </w:r>
            <w:proofErr w:type="gramEnd"/>
          </w:p>
        </w:tc>
        <w:tc>
          <w:tcPr>
            <w:tcW w:w="4122" w:type="dxa"/>
          </w:tcPr>
          <w:p w14:paraId="187BBDB6" w14:textId="28F6C142" w:rsidR="00F621E0" w:rsidRPr="007273C4" w:rsidRDefault="00523B05" w:rsidP="00614135">
            <w:r w:rsidRPr="007273C4">
              <w:t>Берется из соответствующей исходящей ИП, пол</w:t>
            </w:r>
            <w:r w:rsidR="00614135" w:rsidRPr="007273C4">
              <w:t>е</w:t>
            </w:r>
            <w:r w:rsidRPr="007273C4">
              <w:t xml:space="preserve"> </w:t>
            </w:r>
            <w:r w:rsidRPr="007273C4">
              <w:rPr>
                <w:b/>
                <w:lang w:val="en-US"/>
              </w:rPr>
              <w:t>OT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</w:t>
            </w:r>
            <w:r w:rsidRPr="007273C4">
              <w:lastRenderedPageBreak/>
              <w:t xml:space="preserve">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F621E0" w:rsidRPr="007273C4" w14:paraId="477D56C0" w14:textId="77777777" w:rsidTr="00FB7A51">
        <w:tc>
          <w:tcPr>
            <w:tcW w:w="2502" w:type="dxa"/>
            <w:shd w:val="clear" w:color="auto" w:fill="auto"/>
          </w:tcPr>
          <w:p w14:paraId="02012859" w14:textId="7F6D28A3" w:rsidR="00F621E0" w:rsidRPr="007273C4" w:rsidRDefault="004172FC" w:rsidP="007E14FD">
            <w:pPr>
              <w:rPr>
                <w:lang w:val="en-US"/>
              </w:rPr>
            </w:pPr>
            <w:r>
              <w:lastRenderedPageBreak/>
              <w:t>Д</w:t>
            </w:r>
            <w:r w:rsidR="0017137F">
              <w:t>ата рождения</w:t>
            </w:r>
          </w:p>
        </w:tc>
        <w:tc>
          <w:tcPr>
            <w:tcW w:w="2556" w:type="dxa"/>
            <w:shd w:val="clear" w:color="auto" w:fill="auto"/>
          </w:tcPr>
          <w:p w14:paraId="145F3B49" w14:textId="327D4D7F" w:rsidR="00F621E0" w:rsidRPr="007273C4" w:rsidRDefault="00F621E0" w:rsidP="007E14FD">
            <w:r w:rsidRPr="007273C4">
              <w:t xml:space="preserve">Дата </w:t>
            </w:r>
            <w:proofErr w:type="spellStart"/>
            <w:r w:rsidRPr="007273C4">
              <w:t>рождаения</w:t>
            </w:r>
            <w:proofErr w:type="spellEnd"/>
            <w:r w:rsidRPr="007273C4">
              <w:t xml:space="preserve"> застрахованного в формате ДД.ММ</w:t>
            </w:r>
            <w:proofErr w:type="gramStart"/>
            <w:r w:rsidRPr="007273C4">
              <w:t>.Г</w:t>
            </w:r>
            <w:proofErr w:type="gramEnd"/>
            <w:r w:rsidRPr="007273C4">
              <w:t>ГГГ</w:t>
            </w:r>
          </w:p>
        </w:tc>
        <w:tc>
          <w:tcPr>
            <w:tcW w:w="4122" w:type="dxa"/>
          </w:tcPr>
          <w:p w14:paraId="24721431" w14:textId="596B7CFA" w:rsidR="00F621E0" w:rsidRPr="007273C4" w:rsidRDefault="00614135" w:rsidP="007E14FD">
            <w:r w:rsidRPr="007273C4">
              <w:t xml:space="preserve">Берется из соответствующей исходящей ИП, поля </w:t>
            </w:r>
            <w:r w:rsidRPr="007273C4">
              <w:rPr>
                <w:b/>
                <w:lang w:val="en-US"/>
              </w:rPr>
              <w:t>W</w:t>
            </w:r>
            <w:r w:rsidRPr="007273C4">
              <w:t xml:space="preserve">. Запись в </w:t>
            </w:r>
            <w:proofErr w:type="gramStart"/>
            <w:r w:rsidRPr="007273C4">
              <w:t>отправленной</w:t>
            </w:r>
            <w:proofErr w:type="gramEnd"/>
            <w:r w:rsidRPr="007273C4">
              <w:t xml:space="preserve"> ИП выбирается по совпадению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rec_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MO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 </w:t>
            </w:r>
            <w:r w:rsidRPr="007273C4">
              <w:t xml:space="preserve">ответной ИП и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Recid</w:t>
            </w:r>
            <w:r w:rsidRPr="007273C4">
              <w:t xml:space="preserve"> отправленной</w:t>
            </w:r>
          </w:p>
        </w:tc>
      </w:tr>
      <w:tr w:rsidR="00C86194" w:rsidRPr="007273C4" w14:paraId="76E9CA44" w14:textId="77777777" w:rsidTr="00FB7A51">
        <w:tc>
          <w:tcPr>
            <w:tcW w:w="2502" w:type="dxa"/>
            <w:shd w:val="clear" w:color="auto" w:fill="auto"/>
          </w:tcPr>
          <w:p w14:paraId="58DBA921" w14:textId="19BCFB57" w:rsidR="00C86194" w:rsidRPr="00FB7A51" w:rsidRDefault="00DF265C" w:rsidP="007E14FD">
            <w:r>
              <w:t>Полис</w:t>
            </w:r>
          </w:p>
        </w:tc>
        <w:tc>
          <w:tcPr>
            <w:tcW w:w="2556" w:type="dxa"/>
            <w:shd w:val="clear" w:color="auto" w:fill="auto"/>
          </w:tcPr>
          <w:p w14:paraId="7DF43DF0" w14:textId="03998B8C" w:rsidR="00C86194" w:rsidRPr="007273C4" w:rsidRDefault="00C86194" w:rsidP="007E14FD">
            <w:r w:rsidRPr="007273C4">
              <w:t>Серия и номер полиса</w:t>
            </w:r>
          </w:p>
        </w:tc>
        <w:tc>
          <w:tcPr>
            <w:tcW w:w="4122" w:type="dxa"/>
          </w:tcPr>
          <w:p w14:paraId="1DF9100F" w14:textId="18EDFD71" w:rsidR="00C86194" w:rsidRPr="007273C4" w:rsidRDefault="00523B05" w:rsidP="007E14FD">
            <w:r w:rsidRPr="007273C4">
              <w:t xml:space="preserve">Берется из полей </w:t>
            </w:r>
            <w:proofErr w:type="gramStart"/>
            <w:r w:rsidRPr="007273C4">
              <w:t>ответной</w:t>
            </w:r>
            <w:proofErr w:type="gramEnd"/>
            <w:r w:rsidRPr="007273C4">
              <w:t xml:space="preserve"> ИП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Tip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d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,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S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 xml:space="preserve">, 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n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</w:rPr>
              <w:t>_</w:t>
            </w:r>
            <w:r w:rsidRPr="007273C4">
              <w:rPr>
                <w:rFonts w:ascii="Arial" w:hAnsi="Arial" w:cs="Arial"/>
                <w:b/>
                <w:caps/>
                <w:sz w:val="18"/>
                <w:szCs w:val="18"/>
                <w:lang w:val="en-US"/>
              </w:rPr>
              <w:t>pol</w:t>
            </w:r>
          </w:p>
        </w:tc>
      </w:tr>
      <w:tr w:rsidR="00C86194" w:rsidRPr="007273C4" w14:paraId="5431D11C" w14:textId="77777777" w:rsidTr="00FB7A51">
        <w:tc>
          <w:tcPr>
            <w:tcW w:w="2502" w:type="dxa"/>
            <w:shd w:val="clear" w:color="auto" w:fill="auto"/>
          </w:tcPr>
          <w:p w14:paraId="30AF764F" w14:textId="0202F155" w:rsidR="00C86194" w:rsidRPr="006411B3" w:rsidRDefault="004172FC" w:rsidP="007E14FD">
            <w:r>
              <w:t>МО прикрепления</w:t>
            </w:r>
            <w:r w:rsidR="0017137F">
              <w:t xml:space="preserve"> (ЮЛ)</w:t>
            </w:r>
          </w:p>
        </w:tc>
        <w:tc>
          <w:tcPr>
            <w:tcW w:w="2556" w:type="dxa"/>
            <w:shd w:val="clear" w:color="auto" w:fill="auto"/>
          </w:tcPr>
          <w:p w14:paraId="565A8505" w14:textId="0D5A7062" w:rsidR="00C86194" w:rsidRPr="007273C4" w:rsidRDefault="00523B05" w:rsidP="007E14FD">
            <w:r w:rsidRPr="007273C4">
              <w:t xml:space="preserve">Наименование МО, где </w:t>
            </w:r>
            <w:proofErr w:type="gramStart"/>
            <w:r w:rsidRPr="007273C4">
              <w:t>зарегистрирован</w:t>
            </w:r>
            <w:proofErr w:type="gramEnd"/>
            <w:r w:rsidRPr="007273C4">
              <w:t xml:space="preserve"> застрахованный по заявлению в текущем году</w:t>
            </w:r>
          </w:p>
        </w:tc>
        <w:tc>
          <w:tcPr>
            <w:tcW w:w="4122" w:type="dxa"/>
          </w:tcPr>
          <w:p w14:paraId="69AE063A" w14:textId="436907C2" w:rsidR="00C86194" w:rsidRPr="00092F68" w:rsidRDefault="00092F68" w:rsidP="00523B05">
            <w:r>
              <w:t xml:space="preserve">Полное наименование МО (из </w:t>
            </w:r>
            <w:proofErr w:type="spellStart"/>
            <w:r>
              <w:rPr>
                <w:lang w:val="en-US"/>
              </w:rPr>
              <w:t>GetMUInfo</w:t>
            </w:r>
            <w:proofErr w:type="spellEnd"/>
            <w:r w:rsidRPr="00FB7A51">
              <w:t>)</w:t>
            </w:r>
          </w:p>
        </w:tc>
      </w:tr>
      <w:tr w:rsidR="0017137F" w:rsidRPr="007273C4" w14:paraId="4F199106" w14:textId="77777777" w:rsidTr="00092F68">
        <w:tc>
          <w:tcPr>
            <w:tcW w:w="2502" w:type="dxa"/>
            <w:shd w:val="clear" w:color="auto" w:fill="auto"/>
          </w:tcPr>
          <w:p w14:paraId="0A9A4131" w14:textId="3E72CD53" w:rsidR="0017137F" w:rsidRPr="00FB7A51" w:rsidDel="004172FC" w:rsidRDefault="0017137F" w:rsidP="007E14FD">
            <w:r>
              <w:t>МО прикрепления</w:t>
            </w:r>
            <w:r w:rsidR="00FB7A51">
              <w:t xml:space="preserve"> (филиал)</w:t>
            </w:r>
          </w:p>
        </w:tc>
        <w:tc>
          <w:tcPr>
            <w:tcW w:w="2556" w:type="dxa"/>
            <w:shd w:val="clear" w:color="auto" w:fill="auto"/>
          </w:tcPr>
          <w:p w14:paraId="5AC39F49" w14:textId="2C371340" w:rsidR="0017137F" w:rsidRPr="007273C4" w:rsidRDefault="0017137F" w:rsidP="007E14FD">
            <w:r>
              <w:t>Филиал МО, к которому было сделано базовое прикрепление</w:t>
            </w:r>
          </w:p>
        </w:tc>
        <w:tc>
          <w:tcPr>
            <w:tcW w:w="4122" w:type="dxa"/>
          </w:tcPr>
          <w:p w14:paraId="1DC2A3FB" w14:textId="4D885117" w:rsidR="0017137F" w:rsidRPr="00FB7A51" w:rsidRDefault="0017137F">
            <w:pPr>
              <w:rPr>
                <w:lang w:val="en-US"/>
              </w:rPr>
            </w:pPr>
            <w:r>
              <w:t xml:space="preserve">Берется </w:t>
            </w:r>
            <w:r w:rsidR="00092F68">
              <w:t>по</w:t>
            </w:r>
            <w:r>
              <w:t xml:space="preserve"> атрибут</w:t>
            </w:r>
            <w:r w:rsidR="00092F68">
              <w:t>у</w:t>
            </w:r>
            <w:r>
              <w:t xml:space="preserve"> </w:t>
            </w:r>
            <w:proofErr w:type="spellStart"/>
            <w:r w:rsidRPr="007273C4">
              <w:rPr>
                <w:b/>
                <w:lang w:val="en-US"/>
              </w:rPr>
              <w:t>lpuIdAttach</w:t>
            </w:r>
            <w:proofErr w:type="spellEnd"/>
            <w:r w:rsidRPr="00FB7A51">
              <w:t xml:space="preserve"> </w:t>
            </w:r>
            <w:r>
              <w:t xml:space="preserve">из ответа ИШ ЕРЗ </w:t>
            </w:r>
            <w:r w:rsidRPr="00FB7A51">
              <w:t>(</w:t>
            </w:r>
            <w:proofErr w:type="spellStart"/>
            <w:r>
              <w:rPr>
                <w:lang w:val="en-US"/>
              </w:rPr>
              <w:t>GetBasicAttachList</w:t>
            </w:r>
            <w:proofErr w:type="spellEnd"/>
            <w:r w:rsidRPr="00FB7A51">
              <w:t>)</w:t>
            </w:r>
            <w:r>
              <w:t xml:space="preserve"> </w:t>
            </w:r>
            <w:proofErr w:type="spellStart"/>
            <w:r>
              <w:t>соответствюущей</w:t>
            </w:r>
            <w:proofErr w:type="spellEnd"/>
            <w:r>
              <w:t xml:space="preserve"> записи</w:t>
            </w:r>
            <w:r w:rsidR="00092F68">
              <w:t>. Записывается полное наименование филиала</w:t>
            </w:r>
            <w:r w:rsidR="00092F68">
              <w:rPr>
                <w:lang w:val="en-US"/>
              </w:rPr>
              <w:t xml:space="preserve"> (</w:t>
            </w:r>
            <w:r w:rsidR="00092F68">
              <w:t xml:space="preserve">из </w:t>
            </w:r>
            <w:proofErr w:type="spellStart"/>
            <w:r w:rsidR="00092F68">
              <w:rPr>
                <w:lang w:val="en-US"/>
              </w:rPr>
              <w:t>GetMUInfo</w:t>
            </w:r>
            <w:proofErr w:type="spellEnd"/>
            <w:r w:rsidR="00092F68">
              <w:rPr>
                <w:lang w:val="en-US"/>
              </w:rPr>
              <w:t>)</w:t>
            </w:r>
          </w:p>
        </w:tc>
      </w:tr>
      <w:tr w:rsidR="00C86194" w:rsidRPr="007273C4" w14:paraId="1045F402" w14:textId="77777777" w:rsidTr="00FB7A51">
        <w:tc>
          <w:tcPr>
            <w:tcW w:w="2502" w:type="dxa"/>
            <w:shd w:val="clear" w:color="auto" w:fill="auto"/>
          </w:tcPr>
          <w:p w14:paraId="5326D8E3" w14:textId="596FF88D" w:rsidR="00C86194" w:rsidRPr="00092F68" w:rsidRDefault="00DF265C" w:rsidP="007E14FD">
            <w:r>
              <w:t>Дата прикрепления</w:t>
            </w:r>
          </w:p>
        </w:tc>
        <w:tc>
          <w:tcPr>
            <w:tcW w:w="2556" w:type="dxa"/>
            <w:shd w:val="clear" w:color="auto" w:fill="auto"/>
          </w:tcPr>
          <w:p w14:paraId="145B6DAF" w14:textId="1CA77D33" w:rsidR="00C86194" w:rsidRPr="007273C4" w:rsidRDefault="00C86194" w:rsidP="00C86194">
            <w:proofErr w:type="gramStart"/>
            <w:r w:rsidRPr="007273C4">
              <w:t>Дата постановки застрахованного на учет в учреждении, где зарегистрирован застрахованный по заявлению в текущем году</w:t>
            </w:r>
            <w:proofErr w:type="gramEnd"/>
          </w:p>
        </w:tc>
        <w:tc>
          <w:tcPr>
            <w:tcW w:w="4122" w:type="dxa"/>
          </w:tcPr>
          <w:p w14:paraId="128B97A9" w14:textId="52A549CF" w:rsidR="00C86194" w:rsidRPr="007273C4" w:rsidRDefault="00523B05" w:rsidP="007E14FD">
            <w:r w:rsidRPr="007273C4">
              <w:t xml:space="preserve">Поле </w:t>
            </w:r>
            <w:r w:rsidRPr="007273C4">
              <w:rPr>
                <w:lang w:val="en-US"/>
              </w:rPr>
              <w:t>DATE</w:t>
            </w:r>
            <w:r w:rsidRPr="007273C4">
              <w:t>_</w:t>
            </w:r>
            <w:r w:rsidRPr="007273C4">
              <w:rPr>
                <w:lang w:val="en-US"/>
              </w:rPr>
              <w:t>IN</w:t>
            </w:r>
            <w:r w:rsidRPr="007273C4">
              <w:t xml:space="preserve"> ответной ИП</w:t>
            </w:r>
          </w:p>
        </w:tc>
      </w:tr>
      <w:tr w:rsidR="004172FC" w:rsidRPr="007273C4" w14:paraId="0549C81B" w14:textId="77777777" w:rsidTr="00FB7A51">
        <w:tc>
          <w:tcPr>
            <w:tcW w:w="2502" w:type="dxa"/>
            <w:shd w:val="clear" w:color="auto" w:fill="auto"/>
          </w:tcPr>
          <w:p w14:paraId="213E41EC" w14:textId="5A35961F" w:rsidR="004172FC" w:rsidRPr="006411B3" w:rsidRDefault="004172FC" w:rsidP="002C2872">
            <w:r>
              <w:t>СМО</w:t>
            </w:r>
          </w:p>
        </w:tc>
        <w:tc>
          <w:tcPr>
            <w:tcW w:w="2556" w:type="dxa"/>
            <w:shd w:val="clear" w:color="auto" w:fill="auto"/>
          </w:tcPr>
          <w:p w14:paraId="6C73D146" w14:textId="77777777" w:rsidR="004172FC" w:rsidRPr="007273C4" w:rsidRDefault="004172FC" w:rsidP="002C2872">
            <w:r w:rsidRPr="007273C4">
              <w:t xml:space="preserve">Наименование СМО </w:t>
            </w:r>
            <w:proofErr w:type="gramStart"/>
            <w:r w:rsidRPr="007273C4">
              <w:t>застрахованного</w:t>
            </w:r>
            <w:proofErr w:type="gramEnd"/>
          </w:p>
        </w:tc>
        <w:tc>
          <w:tcPr>
            <w:tcW w:w="4122" w:type="dxa"/>
          </w:tcPr>
          <w:p w14:paraId="323062C4" w14:textId="5E6FBDDA" w:rsidR="004172FC" w:rsidRPr="007273C4" w:rsidRDefault="004172FC" w:rsidP="002C2872">
            <w:r w:rsidRPr="007273C4">
              <w:t xml:space="preserve">Название </w:t>
            </w:r>
            <w:proofErr w:type="gramStart"/>
            <w:r w:rsidRPr="007273C4">
              <w:t>текущей</w:t>
            </w:r>
            <w:proofErr w:type="gramEnd"/>
            <w:r w:rsidRPr="007273C4">
              <w:t xml:space="preserve"> СМО, для которой </w:t>
            </w:r>
            <w:proofErr w:type="spellStart"/>
            <w:r w:rsidRPr="007273C4">
              <w:t>выполнеяется</w:t>
            </w:r>
            <w:proofErr w:type="spellEnd"/>
            <w:r w:rsidRPr="007273C4">
              <w:t xml:space="preserve"> просмотр ошибок (выбрано в выпадающем списке)</w:t>
            </w:r>
            <w:r>
              <w:t xml:space="preserve">. Наименование из справочника </w:t>
            </w:r>
            <w:proofErr w:type="spellStart"/>
            <w:r>
              <w:t>sprsmo</w:t>
            </w:r>
            <w:proofErr w:type="gramStart"/>
            <w:r>
              <w:t>хх</w:t>
            </w:r>
            <w:proofErr w:type="gramEnd"/>
            <w:r w:rsidRPr="004172FC">
              <w:t>.dbf</w:t>
            </w:r>
            <w:proofErr w:type="spellEnd"/>
          </w:p>
        </w:tc>
      </w:tr>
      <w:tr w:rsidR="004172FC" w:rsidRPr="007273C4" w14:paraId="1E8B280E" w14:textId="77777777" w:rsidTr="00FB7A51">
        <w:tc>
          <w:tcPr>
            <w:tcW w:w="2502" w:type="dxa"/>
            <w:shd w:val="clear" w:color="auto" w:fill="auto"/>
          </w:tcPr>
          <w:p w14:paraId="5C12CAD2" w14:textId="54CCFDC6" w:rsidR="004172FC" w:rsidRPr="006411B3" w:rsidRDefault="00DF265C">
            <w:r>
              <w:t>Отчетный месяц</w:t>
            </w:r>
          </w:p>
        </w:tc>
        <w:tc>
          <w:tcPr>
            <w:tcW w:w="2556" w:type="dxa"/>
            <w:shd w:val="clear" w:color="auto" w:fill="auto"/>
          </w:tcPr>
          <w:p w14:paraId="57FBBACC" w14:textId="77777777" w:rsidR="004172FC" w:rsidRPr="007273C4" w:rsidRDefault="004172FC" w:rsidP="002C2872">
            <w:r w:rsidRPr="007273C4">
              <w:t>Отчетный период в формате ММ</w:t>
            </w:r>
            <w:proofErr w:type="gramStart"/>
            <w:r w:rsidRPr="007273C4">
              <w:t>.Г</w:t>
            </w:r>
            <w:proofErr w:type="gramEnd"/>
            <w:r w:rsidRPr="007273C4">
              <w:t>ГГГ</w:t>
            </w:r>
          </w:p>
        </w:tc>
        <w:tc>
          <w:tcPr>
            <w:tcW w:w="4122" w:type="dxa"/>
          </w:tcPr>
          <w:p w14:paraId="6F39FC26" w14:textId="77777777" w:rsidR="004172FC" w:rsidRPr="007273C4" w:rsidRDefault="004172FC" w:rsidP="002C2872">
            <w:r w:rsidRPr="007273C4">
              <w:t>Выбор в полях интерфейса</w:t>
            </w:r>
          </w:p>
        </w:tc>
      </w:tr>
      <w:tr w:rsidR="00F621E0" w:rsidRPr="007273C4" w14:paraId="335C255E" w14:textId="77777777" w:rsidTr="00FB7A51">
        <w:tc>
          <w:tcPr>
            <w:tcW w:w="2502" w:type="dxa"/>
            <w:shd w:val="clear" w:color="auto" w:fill="auto"/>
          </w:tcPr>
          <w:p w14:paraId="2E75E396" w14:textId="16074EF0" w:rsidR="00F621E0" w:rsidRPr="006411B3" w:rsidRDefault="004172FC">
            <w:r>
              <w:t xml:space="preserve">Код </w:t>
            </w:r>
            <w:r w:rsidR="00DF265C">
              <w:t>ошибки/сообщения</w:t>
            </w:r>
          </w:p>
        </w:tc>
        <w:tc>
          <w:tcPr>
            <w:tcW w:w="2556" w:type="dxa"/>
            <w:shd w:val="clear" w:color="auto" w:fill="auto"/>
          </w:tcPr>
          <w:p w14:paraId="11A21AB0" w14:textId="64CE6BE0" w:rsidR="00F621E0" w:rsidRPr="007273C4" w:rsidRDefault="00C86194" w:rsidP="007E14FD">
            <w:r w:rsidRPr="007273C4">
              <w:t>Код ответного сообщения</w:t>
            </w:r>
          </w:p>
        </w:tc>
        <w:tc>
          <w:tcPr>
            <w:tcW w:w="4122" w:type="dxa"/>
          </w:tcPr>
          <w:p w14:paraId="12E697D9" w14:textId="2544DEDF" w:rsidR="00F621E0" w:rsidRPr="007273C4" w:rsidRDefault="00523B05" w:rsidP="007E14FD">
            <w:r w:rsidRPr="007273C4">
              <w:t xml:space="preserve">Поле </w:t>
            </w:r>
            <w:r w:rsidRPr="007273C4">
              <w:rPr>
                <w:lang w:val="en-US"/>
              </w:rPr>
              <w:t xml:space="preserve">ERC </w:t>
            </w:r>
            <w:r w:rsidRPr="007273C4">
              <w:t>ответной ИП</w:t>
            </w:r>
          </w:p>
        </w:tc>
      </w:tr>
      <w:tr w:rsidR="00F621E0" w:rsidRPr="007273C4" w14:paraId="5EBED598" w14:textId="77777777" w:rsidTr="00FB7A51">
        <w:tc>
          <w:tcPr>
            <w:tcW w:w="2502" w:type="dxa"/>
            <w:shd w:val="clear" w:color="auto" w:fill="auto"/>
          </w:tcPr>
          <w:p w14:paraId="71125033" w14:textId="7A000B10" w:rsidR="00F621E0" w:rsidRPr="00092F68" w:rsidRDefault="00DF265C" w:rsidP="007E14FD">
            <w:r>
              <w:t>Описание ошибки/сообщения</w:t>
            </w:r>
          </w:p>
        </w:tc>
        <w:tc>
          <w:tcPr>
            <w:tcW w:w="2556" w:type="dxa"/>
            <w:shd w:val="clear" w:color="auto" w:fill="auto"/>
          </w:tcPr>
          <w:p w14:paraId="7F03D502" w14:textId="5E0D5C6C" w:rsidR="00F621E0" w:rsidRPr="007273C4" w:rsidRDefault="00C86194" w:rsidP="007E14FD">
            <w:r w:rsidRPr="007273C4">
              <w:t>Текст ответного сообщения</w:t>
            </w:r>
          </w:p>
        </w:tc>
        <w:tc>
          <w:tcPr>
            <w:tcW w:w="4122" w:type="dxa"/>
          </w:tcPr>
          <w:p w14:paraId="510F9B1F" w14:textId="4792D45F" w:rsidR="00F621E0" w:rsidRPr="007273C4" w:rsidRDefault="00523B05" w:rsidP="007E14FD">
            <w:r w:rsidRPr="007273C4">
              <w:t xml:space="preserve">Поле </w:t>
            </w:r>
            <w:r w:rsidRPr="007273C4">
              <w:rPr>
                <w:lang w:val="en-US"/>
              </w:rPr>
              <w:t>NAME</w:t>
            </w:r>
            <w:r w:rsidRPr="007273C4">
              <w:t>_</w:t>
            </w:r>
            <w:r w:rsidRPr="007273C4">
              <w:rPr>
                <w:lang w:val="en-US"/>
              </w:rPr>
              <w:t>ERR</w:t>
            </w:r>
            <w:r w:rsidRPr="007273C4">
              <w:t xml:space="preserve"> ответной ИП</w:t>
            </w:r>
          </w:p>
        </w:tc>
      </w:tr>
    </w:tbl>
    <w:p w14:paraId="0FF9DD6E" w14:textId="77777777" w:rsidR="00F621E0" w:rsidRPr="007273C4" w:rsidRDefault="00F621E0" w:rsidP="00475DC9"/>
    <w:p w14:paraId="0C9F0A52" w14:textId="77777777" w:rsidR="00F621E0" w:rsidRPr="007273C4" w:rsidRDefault="00F621E0" w:rsidP="00475DC9"/>
    <w:p w14:paraId="251F5CA2" w14:textId="77777777" w:rsidR="00475DC9" w:rsidRPr="007273C4" w:rsidRDefault="00475DC9" w:rsidP="00475DC9">
      <w:pPr>
        <w:pStyle w:val="2"/>
      </w:pPr>
      <w:bookmarkStart w:id="511" w:name="_Toc454389869"/>
      <w:r w:rsidRPr="007273C4">
        <w:lastRenderedPageBreak/>
        <w:t>Сценарии работы</w:t>
      </w:r>
      <w:bookmarkEnd w:id="511"/>
    </w:p>
    <w:p w14:paraId="3F317E88" w14:textId="77777777" w:rsidR="00475DC9" w:rsidRPr="007273C4" w:rsidRDefault="00475DC9" w:rsidP="00475DC9">
      <w:pPr>
        <w:pStyle w:val="3"/>
      </w:pPr>
      <w:bookmarkStart w:id="512" w:name="_Ref399860555"/>
      <w:bookmarkStart w:id="513" w:name="_Toc454389870"/>
      <w:r w:rsidRPr="007273C4">
        <w:rPr>
          <w:lang w:val="en-US"/>
        </w:rPr>
        <w:t>UC</w:t>
      </w:r>
      <w:r w:rsidRPr="007273C4">
        <w:t xml:space="preserve"> «Просмотр ошибок прикреплений»</w:t>
      </w:r>
      <w:bookmarkEnd w:id="512"/>
      <w:bookmarkEnd w:id="513"/>
    </w:p>
    <w:p w14:paraId="68CFEC6A" w14:textId="77777777" w:rsidR="00475DC9" w:rsidRPr="007273C4" w:rsidRDefault="00475DC9" w:rsidP="00475DC9">
      <w:r w:rsidRPr="007273C4">
        <w:rPr>
          <w:b/>
        </w:rPr>
        <w:t xml:space="preserve">Наименование </w:t>
      </w:r>
      <w:r w:rsidRPr="007273C4">
        <w:rPr>
          <w:b/>
          <w:lang w:val="en-US"/>
        </w:rPr>
        <w:t>UC</w:t>
      </w:r>
      <w:r w:rsidRPr="007273C4">
        <w:t>: «Просмотр ошибок прикреплений».</w:t>
      </w:r>
    </w:p>
    <w:p w14:paraId="1A9B0CBD" w14:textId="77777777" w:rsidR="00475DC9" w:rsidRPr="007273C4" w:rsidRDefault="00475DC9" w:rsidP="00475DC9">
      <w:r w:rsidRPr="007273C4">
        <w:rPr>
          <w:b/>
        </w:rPr>
        <w:t>Основное действующее лицо (инициатор):</w:t>
      </w:r>
      <w:r w:rsidRPr="007273C4">
        <w:t xml:space="preserve"> Оператор.</w:t>
      </w:r>
    </w:p>
    <w:p w14:paraId="49446176" w14:textId="397B62CD" w:rsidR="00475DC9" w:rsidRPr="007273C4" w:rsidRDefault="00475DC9" w:rsidP="00475DC9">
      <w:r w:rsidRPr="007273C4">
        <w:rPr>
          <w:b/>
        </w:rPr>
        <w:t>Цель:</w:t>
      </w:r>
      <w:r w:rsidRPr="007273C4">
        <w:t xml:space="preserve"> предоставить оператору информацию об ошибках прикреплений, выявленных </w:t>
      </w:r>
      <w:r w:rsidR="00F338DC">
        <w:t>СМО в ИП за отчетный период и полученных в ответном сообщении от СМО.</w:t>
      </w:r>
    </w:p>
    <w:p w14:paraId="5F5BCB8D" w14:textId="61615E9E" w:rsidR="00475DC9" w:rsidRPr="007273C4" w:rsidRDefault="00475DC9" w:rsidP="00475DC9">
      <w:r w:rsidRPr="007273C4">
        <w:rPr>
          <w:b/>
        </w:rPr>
        <w:t>Предусловия:</w:t>
      </w:r>
      <w:r w:rsidR="00F338DC">
        <w:rPr>
          <w:b/>
        </w:rPr>
        <w:t xml:space="preserve"> </w:t>
      </w:r>
      <w:r w:rsidR="00F338DC" w:rsidRPr="00F338DC">
        <w:t>Выполнение</w:t>
      </w:r>
      <w:r w:rsidR="00F338DC">
        <w:t xml:space="preserve"> основного сценария (см.</w:t>
      </w:r>
      <w:r w:rsidR="00F338DC">
        <w:fldChar w:fldCharType="begin"/>
      </w:r>
      <w:r w:rsidR="00F338DC">
        <w:instrText xml:space="preserve"> REF _Ref440543184 \r \h </w:instrText>
      </w:r>
      <w:r w:rsidR="00F338DC">
        <w:fldChar w:fldCharType="separate"/>
      </w:r>
      <w:r w:rsidR="00F338DC">
        <w:t>2.4</w:t>
      </w:r>
      <w:r w:rsidR="00F338DC">
        <w:fldChar w:fldCharType="end"/>
      </w:r>
      <w:r w:rsidR="00F338DC">
        <w:t>)</w:t>
      </w:r>
      <w:r w:rsidRPr="007273C4">
        <w:t xml:space="preserve">. </w:t>
      </w:r>
      <w:r w:rsidR="00F338DC">
        <w:t xml:space="preserve">Выполнены шаги с 1 по 3, в том числе </w:t>
      </w:r>
      <w:proofErr w:type="gramStart"/>
      <w:r w:rsidR="00F338DC">
        <w:t>п</w:t>
      </w:r>
      <w:r w:rsidRPr="007273C4">
        <w:t>олучена</w:t>
      </w:r>
      <w:proofErr w:type="gramEnd"/>
      <w:r w:rsidRPr="007273C4">
        <w:t xml:space="preserve"> ответная ИП из СМО с ошибками прикреплений.</w:t>
      </w:r>
    </w:p>
    <w:p w14:paraId="5F9CB856" w14:textId="306F27BF" w:rsidR="00475DC9" w:rsidRPr="007273C4" w:rsidRDefault="00475DC9" w:rsidP="00475DC9">
      <w:r w:rsidRPr="007273C4">
        <w:rPr>
          <w:b/>
        </w:rPr>
        <w:t>Инициирующее событие:</w:t>
      </w:r>
      <w:r w:rsidRPr="007273C4">
        <w:t xml:space="preserve"> Оператор кликает по гиперссылке с количеством ошибок соответствующей СМО в таблице экрана «Прикрепления» (см. п.</w:t>
      </w:r>
      <w:r w:rsidRPr="007273C4">
        <w:fldChar w:fldCharType="begin"/>
      </w:r>
      <w:r w:rsidRPr="007273C4">
        <w:instrText xml:space="preserve"> REF _Ref399753899 \r \h </w:instrText>
      </w:r>
      <w:r w:rsidR="007273C4">
        <w:instrText xml:space="preserve"> \* MERGEFORMAT </w:instrText>
      </w:r>
      <w:r w:rsidRPr="007273C4">
        <w:fldChar w:fldCharType="separate"/>
      </w:r>
      <w:r w:rsidR="00887A96">
        <w:t>3.1.1</w:t>
      </w:r>
      <w:r w:rsidRPr="007273C4">
        <w:fldChar w:fldCharType="end"/>
      </w:r>
      <w:r w:rsidRPr="007273C4">
        <w:t xml:space="preserve">). </w:t>
      </w:r>
    </w:p>
    <w:p w14:paraId="1A58AC76" w14:textId="77777777" w:rsidR="00475DC9" w:rsidRPr="007273C4" w:rsidRDefault="00475DC9" w:rsidP="00475DC9">
      <w:pPr>
        <w:rPr>
          <w:b/>
        </w:rPr>
      </w:pPr>
      <w:r w:rsidRPr="007273C4">
        <w:rPr>
          <w:b/>
        </w:rPr>
        <w:t>Основной сценарий:</w:t>
      </w:r>
    </w:p>
    <w:p w14:paraId="6F77B27B" w14:textId="52496582" w:rsidR="00F338DC" w:rsidRDefault="00F338DC" w:rsidP="00475DC9">
      <w:pPr>
        <w:pStyle w:val="a0"/>
        <w:numPr>
          <w:ilvl w:val="0"/>
          <w:numId w:val="13"/>
        </w:numPr>
        <w:tabs>
          <w:tab w:val="left" w:pos="993"/>
        </w:tabs>
        <w:spacing w:before="0" w:after="200"/>
        <w:jc w:val="left"/>
      </w:pPr>
      <w:r>
        <w:t>Система переходит в</w:t>
      </w:r>
      <w:r w:rsidRPr="007273C4">
        <w:t xml:space="preserve"> окно «Ошибки прикреплений».</w:t>
      </w:r>
    </w:p>
    <w:p w14:paraId="56DCEFF3" w14:textId="77777777" w:rsidR="00475DC9" w:rsidRPr="007273C4" w:rsidRDefault="00475DC9" w:rsidP="00475DC9">
      <w:pPr>
        <w:pStyle w:val="a0"/>
        <w:numPr>
          <w:ilvl w:val="0"/>
          <w:numId w:val="13"/>
        </w:numPr>
        <w:tabs>
          <w:tab w:val="left" w:pos="993"/>
        </w:tabs>
        <w:spacing w:before="0" w:after="200"/>
        <w:jc w:val="left"/>
      </w:pPr>
      <w:r w:rsidRPr="007273C4">
        <w:t>Оператор в выпадающем списке «Тип ошибки» выбирает желаемое значение, нажимает кнопку «Показать».</w:t>
      </w:r>
    </w:p>
    <w:p w14:paraId="72A3EB85" w14:textId="77777777" w:rsidR="00081C83" w:rsidRDefault="00475DC9" w:rsidP="00475DC9">
      <w:pPr>
        <w:pStyle w:val="a0"/>
        <w:numPr>
          <w:ilvl w:val="0"/>
          <w:numId w:val="13"/>
        </w:numPr>
        <w:tabs>
          <w:tab w:val="left" w:pos="993"/>
        </w:tabs>
        <w:spacing w:before="0" w:after="200"/>
        <w:jc w:val="left"/>
      </w:pPr>
      <w:r w:rsidRPr="007273C4">
        <w:t xml:space="preserve">Система отображает таблицу с перечнем ошибок прикреплений. </w:t>
      </w:r>
    </w:p>
    <w:p w14:paraId="74EE293F" w14:textId="158F522B" w:rsidR="00475DC9" w:rsidRPr="007273C4" w:rsidRDefault="00475DC9" w:rsidP="00475DC9">
      <w:pPr>
        <w:pStyle w:val="a0"/>
        <w:numPr>
          <w:ilvl w:val="0"/>
          <w:numId w:val="13"/>
        </w:numPr>
        <w:tabs>
          <w:tab w:val="left" w:pos="993"/>
        </w:tabs>
        <w:spacing w:before="0" w:after="200"/>
        <w:jc w:val="left"/>
      </w:pPr>
      <w:r w:rsidRPr="007273C4">
        <w:t xml:space="preserve">Пользователь может просмотреть данные </w:t>
      </w:r>
      <w:proofErr w:type="gramStart"/>
      <w:r w:rsidRPr="007273C4">
        <w:t>на</w:t>
      </w:r>
      <w:proofErr w:type="gramEnd"/>
      <w:r w:rsidRPr="007273C4">
        <w:t xml:space="preserve"> </w:t>
      </w:r>
      <w:proofErr w:type="gramStart"/>
      <w:r w:rsidRPr="007273C4">
        <w:t>застрахованного</w:t>
      </w:r>
      <w:proofErr w:type="gramEnd"/>
      <w:r w:rsidRPr="007273C4">
        <w:t xml:space="preserve"> из таблицы путем клика по гиперссылке с его ФИО, после чего внести изменения в окне данных.</w:t>
      </w:r>
    </w:p>
    <w:p w14:paraId="6FB14C45" w14:textId="2117526D" w:rsidR="00475DC9" w:rsidRPr="007273C4" w:rsidRDefault="00081C83" w:rsidP="00081C83">
      <w:pPr>
        <w:ind w:firstLine="360"/>
      </w:pPr>
      <w:r>
        <w:t xml:space="preserve">Шаг 4 может быть повторен по желанию пользователя </w:t>
      </w:r>
      <w:r w:rsidR="001A685A">
        <w:t>сколько угодно раз</w:t>
      </w:r>
      <w:r>
        <w:t>.</w:t>
      </w:r>
      <w:r w:rsidR="001A685A">
        <w:t xml:space="preserve"> Система для этого обеспечивает навигацию по таблице с перечнем ошибок и переключение между экранами,</w:t>
      </w:r>
    </w:p>
    <w:p w14:paraId="7FC7F2F7" w14:textId="77777777" w:rsidR="00475DC9" w:rsidRPr="007273C4" w:rsidRDefault="00475DC9" w:rsidP="00475DC9">
      <w:pPr>
        <w:pStyle w:val="3"/>
        <w:rPr>
          <w:lang w:val="en-US"/>
        </w:rPr>
      </w:pPr>
      <w:bookmarkStart w:id="514" w:name="_Ref404358902"/>
      <w:bookmarkStart w:id="515" w:name="_Toc454389871"/>
      <w:proofErr w:type="spellStart"/>
      <w:r w:rsidRPr="007273C4">
        <w:rPr>
          <w:lang w:val="en-US"/>
        </w:rPr>
        <w:t>Отображение</w:t>
      </w:r>
      <w:proofErr w:type="spellEnd"/>
      <w:r w:rsidRPr="007273C4">
        <w:rPr>
          <w:lang w:val="en-US"/>
        </w:rPr>
        <w:t xml:space="preserve"> </w:t>
      </w:r>
      <w:proofErr w:type="spellStart"/>
      <w:r w:rsidRPr="007273C4">
        <w:rPr>
          <w:lang w:val="en-US"/>
        </w:rPr>
        <w:t>окна</w:t>
      </w:r>
      <w:proofErr w:type="spellEnd"/>
      <w:r w:rsidRPr="007273C4">
        <w:rPr>
          <w:lang w:val="en-US"/>
        </w:rPr>
        <w:t xml:space="preserve"> с </w:t>
      </w:r>
      <w:proofErr w:type="spellStart"/>
      <w:r w:rsidRPr="007273C4">
        <w:rPr>
          <w:lang w:val="en-US"/>
        </w:rPr>
        <w:t>данными</w:t>
      </w:r>
      <w:proofErr w:type="spellEnd"/>
      <w:r w:rsidRPr="007273C4">
        <w:rPr>
          <w:lang w:val="en-US"/>
        </w:rPr>
        <w:t xml:space="preserve"> </w:t>
      </w:r>
      <w:proofErr w:type="spellStart"/>
      <w:r w:rsidRPr="007273C4">
        <w:rPr>
          <w:lang w:val="en-US"/>
        </w:rPr>
        <w:t>застрахованного</w:t>
      </w:r>
      <w:bookmarkEnd w:id="514"/>
      <w:bookmarkEnd w:id="515"/>
      <w:proofErr w:type="spellEnd"/>
    </w:p>
    <w:p w14:paraId="4658F3D4" w14:textId="2F591091" w:rsidR="00475DC9" w:rsidRPr="007273C4" w:rsidRDefault="00475DC9" w:rsidP="00472FC5">
      <w:r w:rsidRPr="007273C4">
        <w:t xml:space="preserve">В таблице ошибок прикреплений в колонке «Застрахованный» формируется гиперссылка, при клике на которую </w:t>
      </w:r>
      <w:r w:rsidR="00472FC5">
        <w:t xml:space="preserve">выполняется переход на форму редактирования данных пациента. Переход выполняется аналогично, как по кнопке «Редактировать» в блоке данных пациента формы создания/редактирования УД (см. ОМС.30 АРМ СПУ) Открывается либо форма ЕМИАС, либо </w:t>
      </w:r>
      <w:proofErr w:type="spellStart"/>
      <w:r w:rsidR="00472FC5">
        <w:t>лоакльного</w:t>
      </w:r>
      <w:proofErr w:type="spellEnd"/>
      <w:r w:rsidR="00472FC5">
        <w:t xml:space="preserve"> АРМ «</w:t>
      </w:r>
      <w:proofErr w:type="spellStart"/>
      <w:r w:rsidR="00472FC5">
        <w:t>Пациенты»</w:t>
      </w:r>
      <w:proofErr w:type="gramStart"/>
      <w:r w:rsidR="00472FC5">
        <w:t>.</w:t>
      </w:r>
      <w:r w:rsidRPr="007273C4">
        <w:t>Д</w:t>
      </w:r>
      <w:proofErr w:type="gramEnd"/>
      <w:r w:rsidRPr="007273C4">
        <w:t>ля</w:t>
      </w:r>
      <w:proofErr w:type="spellEnd"/>
      <w:r w:rsidRPr="007273C4">
        <w:t xml:space="preserve"> получения </w:t>
      </w:r>
      <w:proofErr w:type="spellStart"/>
      <w:r w:rsidRPr="007273C4">
        <w:t>идентифкатора</w:t>
      </w:r>
      <w:proofErr w:type="spellEnd"/>
      <w:r w:rsidRPr="007273C4">
        <w:t xml:space="preserve"> </w:t>
      </w:r>
      <w:r w:rsidR="00472FC5">
        <w:t xml:space="preserve">ЕМИАС пациента </w:t>
      </w:r>
      <w:r w:rsidRPr="007273C4">
        <w:t>необходимо выбрать значение поля</w:t>
      </w:r>
      <w:r w:rsidR="00864995" w:rsidRPr="007273C4">
        <w:t xml:space="preserve"> </w:t>
      </w:r>
      <w:r w:rsidR="00864995" w:rsidRPr="007273C4">
        <w:rPr>
          <w:b/>
          <w:lang w:val="en-US"/>
        </w:rPr>
        <w:t>patient</w:t>
      </w:r>
      <w:r w:rsidR="00864995" w:rsidRPr="007273C4">
        <w:rPr>
          <w:b/>
        </w:rPr>
        <w:t>_</w:t>
      </w:r>
      <w:proofErr w:type="spellStart"/>
      <w:r w:rsidR="00864995" w:rsidRPr="007273C4">
        <w:rPr>
          <w:b/>
          <w:lang w:val="en-US"/>
        </w:rPr>
        <w:t>emias</w:t>
      </w:r>
      <w:proofErr w:type="spellEnd"/>
      <w:r w:rsidR="00864995" w:rsidRPr="007273C4">
        <w:rPr>
          <w:b/>
        </w:rPr>
        <w:t>_</w:t>
      </w:r>
      <w:r w:rsidR="00864995" w:rsidRPr="007273C4">
        <w:rPr>
          <w:b/>
          <w:lang w:val="en-US"/>
        </w:rPr>
        <w:t>id</w:t>
      </w:r>
      <w:r w:rsidRPr="007273C4">
        <w:t xml:space="preserve"> </w:t>
      </w:r>
      <w:r w:rsidR="00F718F4" w:rsidRPr="007273C4">
        <w:t>БД СПУ</w:t>
      </w:r>
      <w:r w:rsidR="00864995" w:rsidRPr="007273C4">
        <w:t xml:space="preserve"> таблицы </w:t>
      </w:r>
      <w:proofErr w:type="spellStart"/>
      <w:r w:rsidR="00864995" w:rsidRPr="007273C4">
        <w:rPr>
          <w:lang w:val="en-US"/>
        </w:rPr>
        <w:t>spu</w:t>
      </w:r>
      <w:proofErr w:type="spellEnd"/>
      <w:r w:rsidR="00864995" w:rsidRPr="007273C4">
        <w:t>_</w:t>
      </w:r>
      <w:proofErr w:type="spellStart"/>
      <w:r w:rsidR="00864995" w:rsidRPr="007273C4">
        <w:rPr>
          <w:lang w:val="en-US"/>
        </w:rPr>
        <w:t>erz</w:t>
      </w:r>
      <w:proofErr w:type="spellEnd"/>
      <w:r w:rsidR="00864995" w:rsidRPr="007273C4">
        <w:t>_</w:t>
      </w:r>
      <w:r w:rsidR="00864995" w:rsidRPr="007273C4">
        <w:rPr>
          <w:lang w:val="en-US"/>
        </w:rPr>
        <w:t>attachment</w:t>
      </w:r>
      <w:r w:rsidR="00864995" w:rsidRPr="007273C4">
        <w:t>_</w:t>
      </w:r>
      <w:r w:rsidR="00864995" w:rsidRPr="007273C4">
        <w:rPr>
          <w:lang w:val="en-US"/>
        </w:rPr>
        <w:t>record</w:t>
      </w:r>
      <w:r w:rsidR="00864995" w:rsidRPr="007273C4">
        <w:t xml:space="preserve">, </w:t>
      </w:r>
      <w:r w:rsidRPr="007273C4">
        <w:t>для которого выполняются условия:</w:t>
      </w:r>
    </w:p>
    <w:p w14:paraId="5D8EF3A4" w14:textId="657D6B9C" w:rsidR="00475DC9" w:rsidRPr="00472FC5" w:rsidRDefault="00475DC9" w:rsidP="00472FC5">
      <w:pPr>
        <w:rPr>
          <w:lang w:val="en-US"/>
        </w:rPr>
      </w:pPr>
      <w:r w:rsidRPr="007273C4">
        <w:t>Совпадение</w:t>
      </w:r>
      <w:r w:rsidRPr="00472FC5">
        <w:rPr>
          <w:lang w:val="en-US"/>
        </w:rPr>
        <w:t xml:space="preserve"> </w:t>
      </w:r>
      <w:r w:rsidRPr="007273C4">
        <w:t>полей</w:t>
      </w:r>
      <w:r w:rsidR="00864995" w:rsidRPr="00472FC5">
        <w:rPr>
          <w:lang w:val="en-US"/>
        </w:rPr>
        <w:t xml:space="preserve"> </w:t>
      </w:r>
      <w:r w:rsidR="00864995" w:rsidRPr="007273C4">
        <w:t>БД</w:t>
      </w:r>
      <w:r w:rsidR="00864995" w:rsidRPr="00472FC5">
        <w:rPr>
          <w:lang w:val="en-US"/>
        </w:rPr>
        <w:t xml:space="preserve"> </w:t>
      </w:r>
      <w:r w:rsidR="00864995" w:rsidRPr="007273C4">
        <w:t>СПУ</w:t>
      </w:r>
      <w:r w:rsidRPr="00472FC5">
        <w:rPr>
          <w:lang w:val="en-US"/>
        </w:rPr>
        <w:t xml:space="preserve"> </w:t>
      </w:r>
      <w:r w:rsidRPr="007273C4">
        <w:rPr>
          <w:lang w:val="en-US"/>
        </w:rPr>
        <w:t>spu</w:t>
      </w:r>
      <w:r w:rsidRPr="00472FC5">
        <w:rPr>
          <w:lang w:val="en-US"/>
        </w:rPr>
        <w:t>_</w:t>
      </w:r>
      <w:r w:rsidRPr="007273C4">
        <w:rPr>
          <w:lang w:val="en-US"/>
        </w:rPr>
        <w:t>erz</w:t>
      </w:r>
      <w:r w:rsidRPr="00472FC5">
        <w:rPr>
          <w:lang w:val="en-US"/>
        </w:rPr>
        <w:t>_</w:t>
      </w:r>
      <w:r w:rsidRPr="007273C4">
        <w:rPr>
          <w:lang w:val="en-US"/>
        </w:rPr>
        <w:t>attachment</w:t>
      </w:r>
      <w:r w:rsidRPr="00472FC5">
        <w:rPr>
          <w:lang w:val="en-US"/>
        </w:rPr>
        <w:t>_</w:t>
      </w:r>
      <w:r w:rsidRPr="007273C4">
        <w:rPr>
          <w:lang w:val="en-US"/>
        </w:rPr>
        <w:t>record</w:t>
      </w:r>
      <w:r w:rsidRPr="00472FC5">
        <w:rPr>
          <w:lang w:val="en-US"/>
        </w:rPr>
        <w:t>.</w:t>
      </w:r>
      <w:r w:rsidRPr="007273C4">
        <w:rPr>
          <w:lang w:val="en-US"/>
        </w:rPr>
        <w:t>id</w:t>
      </w:r>
      <w:r w:rsidRPr="00472FC5">
        <w:rPr>
          <w:lang w:val="en-US"/>
        </w:rPr>
        <w:t xml:space="preserve"> </w:t>
      </w:r>
      <w:r w:rsidRPr="007273C4">
        <w:t>и</w:t>
      </w:r>
      <w:r w:rsidRPr="00472FC5">
        <w:rPr>
          <w:lang w:val="en-US"/>
        </w:rPr>
        <w:t xml:space="preserve"> </w:t>
      </w:r>
      <w:proofErr w:type="spellStart"/>
      <w:r w:rsidRPr="007273C4">
        <w:rPr>
          <w:lang w:val="en-US"/>
        </w:rPr>
        <w:t>spu</w:t>
      </w:r>
      <w:r w:rsidRPr="00472FC5">
        <w:rPr>
          <w:lang w:val="en-US"/>
        </w:rPr>
        <w:t>_</w:t>
      </w:r>
      <w:r w:rsidRPr="007273C4">
        <w:rPr>
          <w:lang w:val="en-US"/>
        </w:rPr>
        <w:t>erz</w:t>
      </w:r>
      <w:r w:rsidRPr="00472FC5">
        <w:rPr>
          <w:lang w:val="en-US"/>
        </w:rPr>
        <w:t>_</w:t>
      </w:r>
      <w:r w:rsidRPr="007273C4">
        <w:rPr>
          <w:lang w:val="en-US"/>
        </w:rPr>
        <w:t>attachment</w:t>
      </w:r>
      <w:r w:rsidRPr="00472FC5">
        <w:rPr>
          <w:lang w:val="en-US"/>
        </w:rPr>
        <w:t>_</w:t>
      </w:r>
      <w:r w:rsidRPr="007273C4">
        <w:rPr>
          <w:lang w:val="en-US"/>
        </w:rPr>
        <w:t>record</w:t>
      </w:r>
      <w:r w:rsidRPr="00472FC5">
        <w:rPr>
          <w:lang w:val="en-US"/>
        </w:rPr>
        <w:t>_</w:t>
      </w:r>
      <w:r w:rsidRPr="007273C4">
        <w:rPr>
          <w:lang w:val="en-US"/>
        </w:rPr>
        <w:t>response</w:t>
      </w:r>
      <w:r w:rsidRPr="00472FC5">
        <w:rPr>
          <w:lang w:val="en-US"/>
        </w:rPr>
        <w:t>.</w:t>
      </w:r>
      <w:r w:rsidRPr="007273C4">
        <w:rPr>
          <w:lang w:val="en-US"/>
        </w:rPr>
        <w:t>record</w:t>
      </w:r>
      <w:r w:rsidRPr="00472FC5">
        <w:rPr>
          <w:lang w:val="en-US"/>
        </w:rPr>
        <w:t>_</w:t>
      </w:r>
      <w:r w:rsidRPr="007273C4">
        <w:rPr>
          <w:lang w:val="en-US"/>
        </w:rPr>
        <w:t>id</w:t>
      </w:r>
      <w:proofErr w:type="spellEnd"/>
    </w:p>
    <w:p w14:paraId="5025BC6F" w14:textId="23B2C172" w:rsidR="00475DC9" w:rsidRPr="00472FC5" w:rsidRDefault="00475DC9" w:rsidP="00472FC5">
      <w:pPr>
        <w:rPr>
          <w:lang w:val="en-US"/>
        </w:rPr>
      </w:pPr>
      <w:r w:rsidRPr="007273C4">
        <w:t>Совпадение</w:t>
      </w:r>
      <w:r w:rsidRPr="00472FC5">
        <w:rPr>
          <w:lang w:val="en-US"/>
        </w:rPr>
        <w:t xml:space="preserve"> </w:t>
      </w:r>
      <w:r w:rsidR="00864995" w:rsidRPr="007273C4">
        <w:t>поля</w:t>
      </w:r>
      <w:r w:rsidR="00864995" w:rsidRPr="00472FC5">
        <w:rPr>
          <w:lang w:val="en-US"/>
        </w:rPr>
        <w:t xml:space="preserve"> </w:t>
      </w:r>
      <w:r w:rsidR="00864995" w:rsidRPr="007273C4">
        <w:t>БД</w:t>
      </w:r>
      <w:r w:rsidR="00864995" w:rsidRPr="00472FC5">
        <w:rPr>
          <w:lang w:val="en-US"/>
        </w:rPr>
        <w:t xml:space="preserve"> </w:t>
      </w:r>
      <w:r w:rsidR="00864995" w:rsidRPr="007273C4">
        <w:t>СПУ</w:t>
      </w:r>
      <w:r w:rsidRPr="00472FC5">
        <w:rPr>
          <w:lang w:val="en-US"/>
        </w:rPr>
        <w:t xml:space="preserve"> </w:t>
      </w:r>
      <w:r w:rsidRPr="007273C4">
        <w:rPr>
          <w:lang w:val="en-US"/>
        </w:rPr>
        <w:t>spu</w:t>
      </w:r>
      <w:r w:rsidRPr="00472FC5">
        <w:rPr>
          <w:lang w:val="en-US"/>
        </w:rPr>
        <w:t>_</w:t>
      </w:r>
      <w:r w:rsidRPr="007273C4">
        <w:rPr>
          <w:lang w:val="en-US"/>
        </w:rPr>
        <w:t>erz</w:t>
      </w:r>
      <w:r w:rsidRPr="00472FC5">
        <w:rPr>
          <w:lang w:val="en-US"/>
        </w:rPr>
        <w:t>_</w:t>
      </w:r>
      <w:r w:rsidRPr="007273C4">
        <w:rPr>
          <w:lang w:val="en-US"/>
        </w:rPr>
        <w:t>attachment</w:t>
      </w:r>
      <w:r w:rsidRPr="00472FC5">
        <w:rPr>
          <w:lang w:val="en-US"/>
        </w:rPr>
        <w:t>_</w:t>
      </w:r>
      <w:r w:rsidRPr="007273C4">
        <w:rPr>
          <w:lang w:val="en-US"/>
        </w:rPr>
        <w:t>record</w:t>
      </w:r>
      <w:r w:rsidRPr="00472FC5">
        <w:rPr>
          <w:lang w:val="en-US"/>
        </w:rPr>
        <w:t>_</w:t>
      </w:r>
      <w:r w:rsidRPr="007273C4">
        <w:rPr>
          <w:lang w:val="en-US"/>
        </w:rPr>
        <w:t>response</w:t>
      </w:r>
      <w:r w:rsidRPr="00472FC5">
        <w:rPr>
          <w:lang w:val="en-US"/>
        </w:rPr>
        <w:t>.</w:t>
      </w:r>
      <w:r w:rsidRPr="007273C4">
        <w:rPr>
          <w:lang w:val="en-US"/>
        </w:rPr>
        <w:t>id</w:t>
      </w:r>
      <w:r w:rsidRPr="00472FC5">
        <w:rPr>
          <w:lang w:val="en-US"/>
        </w:rPr>
        <w:t xml:space="preserve"> </w:t>
      </w:r>
      <w:r w:rsidRPr="007273C4">
        <w:t>и</w:t>
      </w:r>
      <w:r w:rsidRPr="00472FC5">
        <w:rPr>
          <w:lang w:val="en-US"/>
        </w:rPr>
        <w:t xml:space="preserve"> </w:t>
      </w:r>
      <w:r w:rsidRPr="007273C4">
        <w:rPr>
          <w:rFonts w:ascii="Arial" w:hAnsi="Arial" w:cs="Arial"/>
          <w:b/>
          <w:caps/>
          <w:sz w:val="18"/>
          <w:szCs w:val="18"/>
          <w:lang w:val="en-US"/>
        </w:rPr>
        <w:t>ERc</w:t>
      </w:r>
      <w:r w:rsidRPr="00472FC5">
        <w:rPr>
          <w:rFonts w:ascii="Arial" w:hAnsi="Arial" w:cs="Arial"/>
          <w:b/>
          <w:caps/>
          <w:sz w:val="18"/>
          <w:szCs w:val="18"/>
          <w:lang w:val="en-US"/>
        </w:rPr>
        <w:t xml:space="preserve"> </w:t>
      </w:r>
      <w:r w:rsidRPr="007273C4">
        <w:t>ответной</w:t>
      </w:r>
      <w:r w:rsidRPr="00472FC5">
        <w:rPr>
          <w:lang w:val="en-US"/>
        </w:rPr>
        <w:t xml:space="preserve"> </w:t>
      </w:r>
      <w:r w:rsidRPr="007273C4">
        <w:t>ИП</w:t>
      </w:r>
      <w:r w:rsidR="00864995" w:rsidRPr="00472FC5">
        <w:rPr>
          <w:lang w:val="en-US"/>
        </w:rPr>
        <w:t>.</w:t>
      </w:r>
    </w:p>
    <w:p w14:paraId="401881CC" w14:textId="0A7771F5" w:rsidR="00864995" w:rsidRPr="007273C4" w:rsidRDefault="00864995" w:rsidP="00472FC5">
      <w:r w:rsidRPr="007273C4">
        <w:t xml:space="preserve">Логическая модель данных представлена в разделе </w:t>
      </w:r>
      <w:r w:rsidRPr="007273C4">
        <w:fldChar w:fldCharType="begin"/>
      </w:r>
      <w:r w:rsidRPr="007273C4">
        <w:instrText xml:space="preserve"> REF _Ref407381841 \r \h </w:instrText>
      </w:r>
      <w:r w:rsidR="007273C4">
        <w:instrText xml:space="preserve"> \* MERGEFORMAT </w:instrText>
      </w:r>
      <w:r w:rsidRPr="007273C4">
        <w:fldChar w:fldCharType="separate"/>
      </w:r>
      <w:r w:rsidR="00887A96">
        <w:t>7</w:t>
      </w:r>
      <w:r w:rsidRPr="007273C4">
        <w:fldChar w:fldCharType="end"/>
      </w:r>
      <w:r w:rsidRPr="007273C4">
        <w:t>.</w:t>
      </w:r>
    </w:p>
    <w:p w14:paraId="52BAD0B4" w14:textId="77777777" w:rsidR="00475DC9" w:rsidRDefault="00475DC9" w:rsidP="00475DC9">
      <w:pPr>
        <w:rPr>
          <w:ins w:id="516" w:author="Автор"/>
        </w:rPr>
      </w:pPr>
    </w:p>
    <w:p w14:paraId="468F7729" w14:textId="77777777" w:rsidR="00F72936" w:rsidRPr="00F72936" w:rsidRDefault="00F72936" w:rsidP="00F72936">
      <w:pPr>
        <w:pStyle w:val="1"/>
        <w:rPr>
          <w:ins w:id="517" w:author="Автор"/>
        </w:rPr>
      </w:pPr>
      <w:bookmarkStart w:id="518" w:name="_Toc454389872"/>
      <w:ins w:id="519" w:author="Автор">
        <w:r w:rsidRPr="00F72936">
          <w:t>Поиск прикреплений</w:t>
        </w:r>
        <w:bookmarkEnd w:id="518"/>
        <w:r w:rsidRPr="00F72936">
          <w:t xml:space="preserve"> </w:t>
        </w:r>
      </w:ins>
    </w:p>
    <w:p w14:paraId="263CBA39" w14:textId="77777777" w:rsidR="00F72936" w:rsidRPr="007273C4" w:rsidRDefault="00F72936" w:rsidP="00F72936">
      <w:pPr>
        <w:pStyle w:val="2"/>
        <w:rPr>
          <w:ins w:id="520" w:author="Автор"/>
        </w:rPr>
      </w:pPr>
      <w:bookmarkStart w:id="521" w:name="_Toc454389873"/>
      <w:ins w:id="522" w:author="Автор">
        <w:r w:rsidRPr="007273C4">
          <w:t>Макет экрана</w:t>
        </w:r>
        <w:bookmarkEnd w:id="521"/>
      </w:ins>
    </w:p>
    <w:p w14:paraId="02C0DA4D" w14:textId="77777777" w:rsidR="00F72936" w:rsidRPr="007273C4" w:rsidRDefault="00F72936" w:rsidP="00F72936">
      <w:pPr>
        <w:pStyle w:val="3"/>
        <w:rPr>
          <w:ins w:id="523" w:author="Автор"/>
        </w:rPr>
      </w:pPr>
      <w:bookmarkStart w:id="524" w:name="_Toc454389874"/>
      <w:ins w:id="525" w:author="Автор">
        <w:r w:rsidRPr="007273C4">
          <w:t>Макет экрана</w:t>
        </w:r>
        <w:bookmarkEnd w:id="524"/>
      </w:ins>
    </w:p>
    <w:p w14:paraId="6E7A6CD1" w14:textId="77777777" w:rsidR="00F72936" w:rsidRDefault="00F72936" w:rsidP="00F72936">
      <w:pPr>
        <w:rPr>
          <w:ins w:id="526" w:author="Автор"/>
        </w:rPr>
      </w:pPr>
      <w:ins w:id="527" w:author="Автор">
        <w:r>
          <w:t xml:space="preserve">Экран поиска </w:t>
        </w:r>
        <w:proofErr w:type="spellStart"/>
        <w:r>
          <w:t>прикрепленний</w:t>
        </w:r>
        <w:proofErr w:type="spellEnd"/>
        <w:r>
          <w:t xml:space="preserve"> вызывается путем клика по гиперссылке на поле в колонке «Новых прикреплений» (см. п.3.1.1) - при этом автоматически устанавливаются соответствующие значения в параметрах фильтра: СМО и Период. Или путем клика на закладку «Поиск прикреплений».</w:t>
        </w:r>
      </w:ins>
    </w:p>
    <w:p w14:paraId="69AD6E5B" w14:textId="73531BE9" w:rsidR="00F72936" w:rsidRDefault="0052353C" w:rsidP="00F72936">
      <w:pPr>
        <w:rPr>
          <w:ins w:id="528" w:author="Автор"/>
        </w:rPr>
      </w:pPr>
      <w:ins w:id="529" w:author="Автор">
        <w:r>
          <w:rPr>
            <w:noProof/>
          </w:rPr>
          <w:lastRenderedPageBreak/>
          <w:drawing>
            <wp:inline distT="0" distB="0" distL="0" distR="0" wp14:anchorId="12936D2E" wp14:editId="70AE3E8B">
              <wp:extent cx="6390005" cy="4034215"/>
              <wp:effectExtent l="0" t="0" r="0" b="4445"/>
              <wp:docPr id="1" name="Рисунок 1" descr="W:\Разобрать\Ведение постановок\ОМС\Прикрепления\поиск пациентов\Период + СМО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W:\Разобрать\Ведение постановок\ОМС\Прикрепления\поиск пациентов\Период + СМО.png"/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0005" cy="4034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D6F9092" w14:textId="357344A1" w:rsidR="00F72936" w:rsidRDefault="0052353C" w:rsidP="00F72936">
      <w:pPr>
        <w:rPr>
          <w:ins w:id="530" w:author="Автор"/>
        </w:rPr>
      </w:pPr>
      <w:ins w:id="531" w:author="Автор">
        <w:r>
          <w:rPr>
            <w:noProof/>
          </w:rPr>
          <w:drawing>
            <wp:inline distT="0" distB="0" distL="0" distR="0" wp14:anchorId="29BF6F0D" wp14:editId="3BDA0F55">
              <wp:extent cx="6390005" cy="3212986"/>
              <wp:effectExtent l="0" t="0" r="0" b="6985"/>
              <wp:docPr id="3" name="Рисунок 3" descr="W:\Разобрать\Ведение постановок\ОМС\Прикрепления\поиск пациентов\Пациент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W:\Разобрать\Ведение постановок\ОМС\Прикрепления\поиск пациентов\Пациент.png"/>
                      <pic:cNvPicPr>
                        <a:picLocks noChangeAspect="1" noChangeArrowheads="1"/>
                      </pic:cNvPicPr>
                    </pic:nvPicPr>
                    <pic:blipFill>
                      <a:blip r:embed="rId4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0005" cy="321298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8653665" w14:textId="7C0A0003" w:rsidR="00F72936" w:rsidRDefault="00F72936" w:rsidP="00F72936">
      <w:pPr>
        <w:rPr>
          <w:ins w:id="532" w:author="Автор"/>
        </w:rPr>
      </w:pPr>
      <w:ins w:id="533" w:author="Автор">
        <w:r>
          <w:t>Данные в таблице должны выводиться с пейджингом по 10 записей на экран.</w:t>
        </w:r>
      </w:ins>
    </w:p>
    <w:p w14:paraId="3550135C" w14:textId="69AD2BD3" w:rsidR="007E5A9B" w:rsidRDefault="007E5A9B" w:rsidP="00F72936">
      <w:pPr>
        <w:rPr>
          <w:ins w:id="534" w:author="Автор"/>
        </w:rPr>
      </w:pPr>
      <w:ins w:id="535" w:author="Автор">
        <w:r w:rsidRPr="007E5A9B">
          <w:t>Необходимо показывать пользователю количество найденных записей, соответствующих заданным критериям поиска.</w:t>
        </w:r>
      </w:ins>
    </w:p>
    <w:p w14:paraId="235B283D" w14:textId="77777777" w:rsidR="00F72936" w:rsidRPr="007273C4" w:rsidRDefault="00F72936" w:rsidP="00F72936">
      <w:pPr>
        <w:pStyle w:val="3"/>
        <w:rPr>
          <w:ins w:id="536" w:author="Автор"/>
        </w:rPr>
      </w:pPr>
      <w:bookmarkStart w:id="537" w:name="_Toc454389875"/>
      <w:ins w:id="538" w:author="Автор">
        <w:r w:rsidRPr="007273C4">
          <w:t>Функциональные кнопки</w:t>
        </w:r>
        <w:bookmarkEnd w:id="537"/>
      </w:ins>
    </w:p>
    <w:p w14:paraId="00D62E2B" w14:textId="20731EE0" w:rsidR="00F72936" w:rsidRDefault="00F72936" w:rsidP="00F72936">
      <w:pPr>
        <w:pStyle w:val="a0"/>
        <w:numPr>
          <w:ilvl w:val="0"/>
          <w:numId w:val="6"/>
        </w:numPr>
        <w:rPr>
          <w:ins w:id="539" w:author="Автор"/>
        </w:rPr>
      </w:pPr>
      <w:ins w:id="540" w:author="Автор">
        <w:r>
          <w:t>Найти – инициация поиска в соответствии с заданными критериями.</w:t>
        </w:r>
      </w:ins>
    </w:p>
    <w:p w14:paraId="33B5D5EE" w14:textId="7B744A8B" w:rsidR="00F72936" w:rsidRDefault="00F72936" w:rsidP="00F72936">
      <w:pPr>
        <w:pStyle w:val="a0"/>
        <w:numPr>
          <w:ilvl w:val="0"/>
          <w:numId w:val="6"/>
        </w:numPr>
        <w:rPr>
          <w:ins w:id="541" w:author="Автор"/>
        </w:rPr>
      </w:pPr>
      <w:ins w:id="542" w:author="Автор">
        <w:r>
          <w:lastRenderedPageBreak/>
          <w:t>Очистить – очистить значения в параметрах фильтра, для обязательных параметров оставить значения по умолчанию.</w:t>
        </w:r>
      </w:ins>
    </w:p>
    <w:p w14:paraId="26AF5E2A" w14:textId="375CA82A" w:rsidR="00F72936" w:rsidRDefault="00F72936" w:rsidP="00F72936">
      <w:pPr>
        <w:pStyle w:val="a0"/>
        <w:numPr>
          <w:ilvl w:val="0"/>
          <w:numId w:val="6"/>
        </w:numPr>
        <w:rPr>
          <w:ins w:id="543" w:author="Автор"/>
        </w:rPr>
      </w:pPr>
      <w:ins w:id="544" w:author="Автор">
        <w:r>
          <w:t xml:space="preserve">Гиперссылка «Выгрузить в </w:t>
        </w:r>
        <w:proofErr w:type="spellStart"/>
        <w:r>
          <w:t>Excel</w:t>
        </w:r>
        <w:proofErr w:type="spellEnd"/>
        <w:r>
          <w:t>». Имя файла экспорта формируется автоматически, файл сохраняется в стандартную папку загрузок браузера. В случае</w:t>
        </w:r>
        <w:proofErr w:type="gramStart"/>
        <w:r>
          <w:t>,</w:t>
        </w:r>
        <w:proofErr w:type="gramEnd"/>
        <w:r>
          <w:t xml:space="preserve"> если в таблице еще не отображена никакая информация, то гиперссылка не отображается (или неактивна).</w:t>
        </w:r>
      </w:ins>
    </w:p>
    <w:p w14:paraId="1AD8DC7F" w14:textId="77777777" w:rsidR="002F1ED0" w:rsidRPr="007273C4" w:rsidRDefault="002F1ED0" w:rsidP="002F1ED0">
      <w:pPr>
        <w:pStyle w:val="3"/>
        <w:rPr>
          <w:ins w:id="545" w:author="Автор"/>
        </w:rPr>
      </w:pPr>
      <w:bookmarkStart w:id="546" w:name="_Toc454389876"/>
      <w:ins w:id="547" w:author="Автор">
        <w:r w:rsidRPr="007273C4">
          <w:t>Состав полей</w:t>
        </w:r>
        <w:bookmarkEnd w:id="546"/>
      </w:ins>
    </w:p>
    <w:p w14:paraId="0C8FAC30" w14:textId="77777777" w:rsidR="002F1ED0" w:rsidRPr="007273C4" w:rsidRDefault="002F1ED0" w:rsidP="002F1ED0">
      <w:pPr>
        <w:rPr>
          <w:ins w:id="548" w:author="Автор"/>
        </w:rPr>
      </w:pPr>
      <w:ins w:id="549" w:author="Автор">
        <w:r w:rsidRPr="007273C4">
          <w:t>Состав полей блока фильтра:</w:t>
        </w:r>
      </w:ins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3"/>
        <w:gridCol w:w="1439"/>
        <w:gridCol w:w="1013"/>
        <w:gridCol w:w="1016"/>
        <w:gridCol w:w="3833"/>
      </w:tblGrid>
      <w:tr w:rsidR="002F1ED0" w:rsidRPr="009D7C54" w14:paraId="228CC000" w14:textId="77777777" w:rsidTr="009D7C54">
        <w:trPr>
          <w:tblHeader/>
          <w:ins w:id="550" w:author="Автор"/>
        </w:trPr>
        <w:tc>
          <w:tcPr>
            <w:tcW w:w="2543" w:type="dxa"/>
            <w:shd w:val="clear" w:color="auto" w:fill="D9D9D9" w:themeFill="background1" w:themeFillShade="D9"/>
            <w:vAlign w:val="center"/>
          </w:tcPr>
          <w:p w14:paraId="7ECD5BD1" w14:textId="77777777" w:rsidR="002F1ED0" w:rsidRPr="009D7C54" w:rsidRDefault="002F1ED0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51" w:author="Автор"/>
                <w:b/>
              </w:rPr>
            </w:pPr>
            <w:ins w:id="552" w:author="Автор">
              <w:r w:rsidRPr="009D7C54">
                <w:rPr>
                  <w:b/>
                </w:rPr>
                <w:t>Наименование поля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  <w:vAlign w:val="center"/>
          </w:tcPr>
          <w:p w14:paraId="27484B7A" w14:textId="77777777" w:rsidR="002F1ED0" w:rsidRPr="009D7C54" w:rsidRDefault="002F1ED0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53" w:author="Автор"/>
                <w:b/>
              </w:rPr>
            </w:pPr>
            <w:ins w:id="554" w:author="Автор">
              <w:r w:rsidRPr="009D7C54">
                <w:rPr>
                  <w:b/>
                </w:rPr>
                <w:t>Вид элемента</w:t>
              </w:r>
            </w:ins>
          </w:p>
        </w:tc>
        <w:tc>
          <w:tcPr>
            <w:tcW w:w="1013" w:type="dxa"/>
            <w:shd w:val="clear" w:color="auto" w:fill="D9D9D9" w:themeFill="background1" w:themeFillShade="D9"/>
          </w:tcPr>
          <w:p w14:paraId="1B84460A" w14:textId="77777777" w:rsidR="002F1ED0" w:rsidRPr="00111EA3" w:rsidRDefault="002F1ED0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55" w:author="Автор"/>
                <w:b/>
              </w:rPr>
            </w:pPr>
            <w:ins w:id="556" w:author="Автор">
              <w:r w:rsidRPr="00252A21">
                <w:rPr>
                  <w:b/>
                </w:rPr>
                <w:t>Тип данных</w:t>
              </w:r>
            </w:ins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3C7FA262" w14:textId="77777777" w:rsidR="002F1ED0" w:rsidRPr="00085CA2" w:rsidRDefault="002F1ED0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57" w:author="Автор"/>
                <w:b/>
              </w:rPr>
            </w:pPr>
            <w:proofErr w:type="spellStart"/>
            <w:ins w:id="558" w:author="Автор">
              <w:r w:rsidRPr="00111EA3">
                <w:rPr>
                  <w:b/>
                </w:rPr>
                <w:t>Обяз</w:t>
              </w:r>
              <w:proofErr w:type="spellEnd"/>
              <w:r w:rsidRPr="00111EA3">
                <w:rPr>
                  <w:b/>
                </w:rPr>
                <w:t>.</w:t>
              </w:r>
            </w:ins>
          </w:p>
        </w:tc>
        <w:tc>
          <w:tcPr>
            <w:tcW w:w="3833" w:type="dxa"/>
            <w:shd w:val="clear" w:color="auto" w:fill="D9D9D9" w:themeFill="background1" w:themeFillShade="D9"/>
            <w:vAlign w:val="center"/>
          </w:tcPr>
          <w:p w14:paraId="07855EA6" w14:textId="77777777" w:rsidR="002F1ED0" w:rsidRPr="00085CA2" w:rsidRDefault="002F1ED0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59" w:author="Автор"/>
                <w:b/>
              </w:rPr>
            </w:pPr>
            <w:ins w:id="560" w:author="Автор">
              <w:r w:rsidRPr="00085CA2">
                <w:rPr>
                  <w:b/>
                </w:rPr>
                <w:t>Описание (ограничение ввода)</w:t>
              </w:r>
            </w:ins>
          </w:p>
        </w:tc>
      </w:tr>
      <w:tr w:rsidR="009D7C54" w:rsidRPr="009D7C54" w14:paraId="2E4942A1" w14:textId="77777777" w:rsidTr="009D7C54">
        <w:trPr>
          <w:tblHeader/>
          <w:ins w:id="561" w:author="Автор"/>
        </w:trPr>
        <w:tc>
          <w:tcPr>
            <w:tcW w:w="2543" w:type="dxa"/>
            <w:shd w:val="clear" w:color="auto" w:fill="D9D9D9" w:themeFill="background1" w:themeFillShade="D9"/>
          </w:tcPr>
          <w:p w14:paraId="56038ECC" w14:textId="2E3C0199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62" w:author="Автор"/>
              </w:rPr>
            </w:pPr>
            <w:ins w:id="563" w:author="Автор">
              <w:r w:rsidRPr="009D7C54">
                <w:rPr>
                  <w:rFonts w:cs="Arial"/>
                </w:rPr>
                <w:t>Застрахованный (пациент)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</w:tcPr>
          <w:p w14:paraId="618A18CD" w14:textId="4F161E0D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64" w:author="Автор"/>
              </w:rPr>
            </w:pPr>
            <w:ins w:id="565" w:author="Автор">
              <w:r w:rsidRPr="009D7C54">
                <w:rPr>
                  <w:rFonts w:cs="Arial"/>
                </w:rPr>
                <w:t>Набор поисковых параметров</w:t>
              </w:r>
            </w:ins>
          </w:p>
        </w:tc>
        <w:tc>
          <w:tcPr>
            <w:tcW w:w="1013" w:type="dxa"/>
            <w:shd w:val="clear" w:color="auto" w:fill="D9D9D9" w:themeFill="background1" w:themeFillShade="D9"/>
          </w:tcPr>
          <w:p w14:paraId="09E65182" w14:textId="77777777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66" w:author="Автор"/>
              </w:rPr>
            </w:pPr>
          </w:p>
        </w:tc>
        <w:tc>
          <w:tcPr>
            <w:tcW w:w="1016" w:type="dxa"/>
            <w:shd w:val="clear" w:color="auto" w:fill="D9D9D9" w:themeFill="background1" w:themeFillShade="D9"/>
          </w:tcPr>
          <w:p w14:paraId="63D1A451" w14:textId="1E8BBFE7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67" w:author="Автор"/>
              </w:rPr>
            </w:pPr>
            <w:ins w:id="568" w:author="Автор">
              <w:r w:rsidRPr="009D7C54">
                <w:rPr>
                  <w:rFonts w:cs="Arial"/>
                </w:rPr>
                <w:t>нет</w:t>
              </w:r>
            </w:ins>
          </w:p>
        </w:tc>
        <w:tc>
          <w:tcPr>
            <w:tcW w:w="3833" w:type="dxa"/>
            <w:shd w:val="clear" w:color="auto" w:fill="D9D9D9" w:themeFill="background1" w:themeFillShade="D9"/>
          </w:tcPr>
          <w:p w14:paraId="7C99AB30" w14:textId="4A0AC32B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69" w:author="Автор"/>
              </w:rPr>
            </w:pPr>
            <w:ins w:id="570" w:author="Автор">
              <w:r w:rsidRPr="009D7C54">
                <w:rPr>
                  <w:rFonts w:cs="Arial"/>
                </w:rPr>
                <w:t xml:space="preserve">Описание см. в документе </w:t>
              </w:r>
              <w:r w:rsidRPr="009D7C54">
                <w:rPr>
                  <w:rFonts w:cs="Arial"/>
                  <w:rPrChange w:id="571" w:author="Автор">
                    <w:rPr>
                      <w:rFonts w:ascii="Arial" w:hAnsi="Arial" w:cs="Arial"/>
                    </w:rPr>
                  </w:rPrChange>
                </w:rPr>
                <w:fldChar w:fldCharType="begin"/>
              </w:r>
              <w:r w:rsidRPr="009D7C54">
                <w:rPr>
                  <w:rFonts w:cs="Arial"/>
                </w:rPr>
                <w:instrText xml:space="preserve"> HYPERLINK "http://portal2/project-prod/Shared%20Documents/%D0%9F%D1%80%D0%BE%D0%B5%D0%BA%D1%82%D1%8B%20%D0%A0%D0%9C%D0%98%D0%A1/EMIAS/%D0%A2%D1%80%D0%B5%D0%B1%D0%BE%D0%B2%D0%B0%D0%BD%D0%B8%D1%8F/%D0%9E%D0%9C%D0%A1/%D0%9E%D0%9C%D0%A1.30.%D0%90%D0%A0%D0%9C%20%D0%A1%D0%9F%D0%A3.docx" </w:instrText>
              </w:r>
              <w:r w:rsidRPr="009D7C54">
                <w:rPr>
                  <w:rFonts w:cs="Arial"/>
                  <w:rPrChange w:id="572" w:author="Автор">
                    <w:rPr>
                      <w:rFonts w:ascii="Arial" w:hAnsi="Arial" w:cs="Arial"/>
                    </w:rPr>
                  </w:rPrChange>
                </w:rPr>
                <w:fldChar w:fldCharType="separate"/>
              </w:r>
              <w:r w:rsidRPr="009D7C54">
                <w:rPr>
                  <w:rStyle w:val="a6"/>
                  <w:rFonts w:cs="Arial"/>
                </w:rPr>
                <w:t>ОМС.30.АРМ СПУ</w:t>
              </w:r>
              <w:r w:rsidRPr="009D7C54">
                <w:rPr>
                  <w:rFonts w:cs="Arial"/>
                  <w:rPrChange w:id="573" w:author="Автор">
                    <w:rPr>
                      <w:rFonts w:ascii="Arial" w:hAnsi="Arial" w:cs="Arial"/>
                    </w:rPr>
                  </w:rPrChange>
                </w:rPr>
                <w:fldChar w:fldCharType="end"/>
              </w:r>
            </w:ins>
          </w:p>
        </w:tc>
      </w:tr>
      <w:tr w:rsidR="009D7C54" w:rsidRPr="009D7C54" w14:paraId="238090EE" w14:textId="77777777" w:rsidTr="009D7C54">
        <w:trPr>
          <w:tblHeader/>
          <w:ins w:id="574" w:author="Автор"/>
        </w:trPr>
        <w:tc>
          <w:tcPr>
            <w:tcW w:w="2543" w:type="dxa"/>
            <w:shd w:val="clear" w:color="auto" w:fill="D9D9D9" w:themeFill="background1" w:themeFillShade="D9"/>
          </w:tcPr>
          <w:p w14:paraId="6F8CCB60" w14:textId="1CD4E288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75" w:author="Автор"/>
              </w:rPr>
            </w:pPr>
            <w:ins w:id="576" w:author="Автор">
              <w:r w:rsidRPr="009D7C54">
                <w:rPr>
                  <w:rFonts w:cs="Arial"/>
                </w:rPr>
                <w:t>СМО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</w:tcPr>
          <w:p w14:paraId="0763163E" w14:textId="2E032E0F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77" w:author="Автор"/>
              </w:rPr>
            </w:pPr>
            <w:proofErr w:type="spellStart"/>
            <w:ins w:id="578" w:author="Автор">
              <w:r w:rsidRPr="009D7C54">
                <w:rPr>
                  <w:rFonts w:cs="Arial"/>
                </w:rPr>
                <w:t>Вып</w:t>
              </w:r>
              <w:proofErr w:type="spellEnd"/>
              <w:r w:rsidRPr="009D7C54">
                <w:rPr>
                  <w:rFonts w:cs="Arial"/>
                </w:rPr>
                <w:t>. список</w:t>
              </w:r>
            </w:ins>
          </w:p>
        </w:tc>
        <w:tc>
          <w:tcPr>
            <w:tcW w:w="1013" w:type="dxa"/>
            <w:shd w:val="clear" w:color="auto" w:fill="D9D9D9" w:themeFill="background1" w:themeFillShade="D9"/>
          </w:tcPr>
          <w:p w14:paraId="7F58FF71" w14:textId="4B0AC732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79" w:author="Автор"/>
              </w:rPr>
            </w:pPr>
            <w:ins w:id="580" w:author="Автор">
              <w:r w:rsidRPr="009D7C54">
                <w:rPr>
                  <w:rFonts w:cs="Arial"/>
                </w:rPr>
                <w:t>Строка</w:t>
              </w:r>
            </w:ins>
          </w:p>
        </w:tc>
        <w:tc>
          <w:tcPr>
            <w:tcW w:w="1016" w:type="dxa"/>
            <w:shd w:val="clear" w:color="auto" w:fill="D9D9D9" w:themeFill="background1" w:themeFillShade="D9"/>
          </w:tcPr>
          <w:p w14:paraId="144C97BA" w14:textId="7788A985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81" w:author="Автор"/>
              </w:rPr>
            </w:pPr>
            <w:ins w:id="582" w:author="Автор">
              <w:r w:rsidRPr="009D7C54">
                <w:rPr>
                  <w:rFonts w:cs="Arial"/>
                </w:rPr>
                <w:t>нет</w:t>
              </w:r>
            </w:ins>
          </w:p>
        </w:tc>
        <w:tc>
          <w:tcPr>
            <w:tcW w:w="3833" w:type="dxa"/>
            <w:shd w:val="clear" w:color="auto" w:fill="D9D9D9" w:themeFill="background1" w:themeFillShade="D9"/>
          </w:tcPr>
          <w:p w14:paraId="59656FD8" w14:textId="50DC43C8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83" w:author="Автор"/>
              </w:rPr>
            </w:pPr>
            <w:ins w:id="584" w:author="Автор">
              <w:r w:rsidRPr="009D7C54">
                <w:rPr>
                  <w:rFonts w:cs="Arial"/>
                </w:rPr>
                <w:t>Выпадающий список, содержащий перечень страховых организаций, участвующих в программе ОМС г. Москвы (СМО «</w:t>
              </w:r>
              <w:proofErr w:type="spellStart"/>
              <w:r w:rsidRPr="009D7C54">
                <w:rPr>
                  <w:rFonts w:cs="Arial"/>
                </w:rPr>
                <w:t>Неопределена</w:t>
              </w:r>
              <w:proofErr w:type="spellEnd"/>
              <w:r w:rsidRPr="009D7C54">
                <w:rPr>
                  <w:rFonts w:cs="Arial"/>
                </w:rPr>
                <w:t>» в этот перечень не попадает). Заполнение обязательное, в случае поиска по всем страховым выставляется значение «Все, оно же значение по умолчанию.</w:t>
              </w:r>
            </w:ins>
          </w:p>
        </w:tc>
      </w:tr>
      <w:tr w:rsidR="009D7C54" w:rsidRPr="009D7C54" w14:paraId="31D4C5C5" w14:textId="77777777" w:rsidTr="009D7C54">
        <w:trPr>
          <w:tblHeader/>
          <w:ins w:id="585" w:author="Автор"/>
        </w:trPr>
        <w:tc>
          <w:tcPr>
            <w:tcW w:w="2543" w:type="dxa"/>
            <w:shd w:val="clear" w:color="auto" w:fill="D9D9D9" w:themeFill="background1" w:themeFillShade="D9"/>
          </w:tcPr>
          <w:p w14:paraId="77B01E8B" w14:textId="2D214239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86" w:author="Автор"/>
              </w:rPr>
            </w:pPr>
            <w:ins w:id="587" w:author="Автор">
              <w:r w:rsidRPr="009D7C54">
                <w:rPr>
                  <w:rFonts w:cs="Arial"/>
                </w:rPr>
                <w:t>Период</w:t>
              </w:r>
            </w:ins>
          </w:p>
        </w:tc>
        <w:tc>
          <w:tcPr>
            <w:tcW w:w="1439" w:type="dxa"/>
            <w:shd w:val="clear" w:color="auto" w:fill="D9D9D9" w:themeFill="background1" w:themeFillShade="D9"/>
          </w:tcPr>
          <w:p w14:paraId="3A90A51F" w14:textId="6FF65421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88" w:author="Автор"/>
              </w:rPr>
            </w:pPr>
            <w:ins w:id="589" w:author="Автор">
              <w:r w:rsidRPr="009D7C54">
                <w:rPr>
                  <w:rFonts w:cs="Arial"/>
                </w:rPr>
                <w:t>Выбор месяца из календаря</w:t>
              </w:r>
            </w:ins>
          </w:p>
        </w:tc>
        <w:tc>
          <w:tcPr>
            <w:tcW w:w="1013" w:type="dxa"/>
            <w:shd w:val="clear" w:color="auto" w:fill="D9D9D9" w:themeFill="background1" w:themeFillShade="D9"/>
          </w:tcPr>
          <w:p w14:paraId="5A1B5C05" w14:textId="58066482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90" w:author="Автор"/>
              </w:rPr>
            </w:pPr>
            <w:ins w:id="591" w:author="Автор">
              <w:r w:rsidRPr="009D7C54">
                <w:rPr>
                  <w:rFonts w:cs="Arial"/>
                </w:rPr>
                <w:t xml:space="preserve">дата (формат вывода – </w:t>
              </w:r>
              <w:proofErr w:type="gramStart"/>
              <w:r w:rsidRPr="009D7C54">
                <w:rPr>
                  <w:rFonts w:cs="Arial"/>
                </w:rPr>
                <w:t>ММ</w:t>
              </w:r>
              <w:proofErr w:type="gramEnd"/>
              <w:r w:rsidRPr="009D7C54">
                <w:rPr>
                  <w:rFonts w:cs="Arial"/>
                </w:rPr>
                <w:t>/ГГГГ)</w:t>
              </w:r>
            </w:ins>
          </w:p>
        </w:tc>
        <w:tc>
          <w:tcPr>
            <w:tcW w:w="1016" w:type="dxa"/>
            <w:shd w:val="clear" w:color="auto" w:fill="D9D9D9" w:themeFill="background1" w:themeFillShade="D9"/>
          </w:tcPr>
          <w:p w14:paraId="66A609C6" w14:textId="084AA612" w:rsidR="009D7C54" w:rsidRPr="009D7C54" w:rsidRDefault="009D7C54" w:rsidP="006B3199">
            <w:pPr>
              <w:keepNext/>
              <w:numPr>
                <w:ilvl w:val="12"/>
                <w:numId w:val="0"/>
              </w:numPr>
              <w:spacing w:after="80"/>
              <w:rPr>
                <w:ins w:id="592" w:author="Автор"/>
              </w:rPr>
            </w:pPr>
            <w:ins w:id="593" w:author="Автор">
              <w:r w:rsidRPr="009D7C54">
                <w:rPr>
                  <w:rFonts w:cs="Arial"/>
                </w:rPr>
                <w:t>нет</w:t>
              </w:r>
            </w:ins>
          </w:p>
        </w:tc>
        <w:tc>
          <w:tcPr>
            <w:tcW w:w="3833" w:type="dxa"/>
            <w:shd w:val="clear" w:color="auto" w:fill="D9D9D9" w:themeFill="background1" w:themeFillShade="D9"/>
          </w:tcPr>
          <w:p w14:paraId="0AD1E898" w14:textId="34F34C99" w:rsidR="009D7C54" w:rsidRPr="009D7C54" w:rsidRDefault="009D7C54" w:rsidP="009D7C54">
            <w:pPr>
              <w:keepNext/>
              <w:numPr>
                <w:ilvl w:val="12"/>
                <w:numId w:val="0"/>
              </w:numPr>
              <w:spacing w:after="80"/>
              <w:rPr>
                <w:ins w:id="594" w:author="Автор"/>
              </w:rPr>
            </w:pPr>
            <w:ins w:id="595" w:author="Автор">
              <w:r w:rsidRPr="009D7C54">
                <w:rPr>
                  <w:rFonts w:cs="Arial"/>
                </w:rPr>
                <w:t>Месяц и год отчетного периода</w:t>
              </w:r>
            </w:ins>
          </w:p>
        </w:tc>
      </w:tr>
    </w:tbl>
    <w:p w14:paraId="63775215" w14:textId="19ABDE9A" w:rsidR="00F72936" w:rsidRDefault="009D7C54" w:rsidP="009D7C54">
      <w:pPr>
        <w:rPr>
          <w:ins w:id="596" w:author="Автор"/>
        </w:rPr>
      </w:pPr>
      <w:ins w:id="597" w:author="Автор">
        <w:r>
          <w:t>Состав полей таблицы:</w:t>
        </w:r>
      </w:ins>
    </w:p>
    <w:tbl>
      <w:tblPr>
        <w:tblStyle w:val="a5"/>
        <w:tblW w:w="9606" w:type="dxa"/>
        <w:tblLook w:val="04A0" w:firstRow="1" w:lastRow="0" w:firstColumn="1" w:lastColumn="0" w:noHBand="0" w:noVBand="1"/>
      </w:tblPr>
      <w:tblGrid>
        <w:gridCol w:w="1879"/>
        <w:gridCol w:w="1030"/>
        <w:gridCol w:w="2728"/>
        <w:gridCol w:w="3969"/>
      </w:tblGrid>
      <w:tr w:rsidR="00252A21" w:rsidRPr="00252A21" w14:paraId="1F07E3D4" w14:textId="77777777" w:rsidTr="006B3199">
        <w:trPr>
          <w:tblHeader/>
          <w:ins w:id="598" w:author="Автор"/>
        </w:trPr>
        <w:tc>
          <w:tcPr>
            <w:tcW w:w="1879" w:type="dxa"/>
            <w:shd w:val="clear" w:color="auto" w:fill="D9D9D9" w:themeFill="background1" w:themeFillShade="D9"/>
            <w:vAlign w:val="center"/>
          </w:tcPr>
          <w:p w14:paraId="690B2B9F" w14:textId="77777777" w:rsidR="00252A21" w:rsidRPr="00252A21" w:rsidRDefault="00252A21" w:rsidP="006B3199">
            <w:pPr>
              <w:jc w:val="left"/>
              <w:rPr>
                <w:ins w:id="599" w:author="Автор"/>
                <w:rFonts w:cs="Arial"/>
                <w:b/>
              </w:rPr>
            </w:pPr>
            <w:ins w:id="600" w:author="Автор">
              <w:r w:rsidRPr="00252A21">
                <w:rPr>
                  <w:rFonts w:cs="Arial"/>
                  <w:b/>
                </w:rPr>
                <w:t>Наименование колонки</w:t>
              </w:r>
            </w:ins>
          </w:p>
        </w:tc>
        <w:tc>
          <w:tcPr>
            <w:tcW w:w="1030" w:type="dxa"/>
            <w:shd w:val="clear" w:color="auto" w:fill="D9D9D9" w:themeFill="background1" w:themeFillShade="D9"/>
          </w:tcPr>
          <w:p w14:paraId="6C956D91" w14:textId="77777777" w:rsidR="00252A21" w:rsidRPr="00252A21" w:rsidRDefault="00252A21" w:rsidP="006B3199">
            <w:pPr>
              <w:jc w:val="left"/>
              <w:rPr>
                <w:ins w:id="601" w:author="Автор"/>
                <w:rFonts w:cs="Arial"/>
                <w:b/>
              </w:rPr>
            </w:pPr>
            <w:ins w:id="602" w:author="Автор">
              <w:r w:rsidRPr="00252A21">
                <w:rPr>
                  <w:rFonts w:cs="Arial"/>
                  <w:b/>
                </w:rPr>
                <w:t>Тип данных</w:t>
              </w:r>
            </w:ins>
          </w:p>
        </w:tc>
        <w:tc>
          <w:tcPr>
            <w:tcW w:w="2728" w:type="dxa"/>
            <w:shd w:val="clear" w:color="auto" w:fill="D9D9D9" w:themeFill="background1" w:themeFillShade="D9"/>
            <w:vAlign w:val="center"/>
          </w:tcPr>
          <w:p w14:paraId="3B9948B7" w14:textId="77777777" w:rsidR="00252A21" w:rsidRPr="00252A21" w:rsidRDefault="00252A21" w:rsidP="006B3199">
            <w:pPr>
              <w:jc w:val="left"/>
              <w:rPr>
                <w:ins w:id="603" w:author="Автор"/>
                <w:rFonts w:cs="Arial"/>
                <w:b/>
              </w:rPr>
            </w:pPr>
            <w:ins w:id="604" w:author="Автор">
              <w:r w:rsidRPr="00252A21">
                <w:rPr>
                  <w:rFonts w:cs="Arial"/>
                  <w:b/>
                </w:rPr>
                <w:t>Описание</w:t>
              </w:r>
            </w:ins>
          </w:p>
        </w:tc>
        <w:tc>
          <w:tcPr>
            <w:tcW w:w="3969" w:type="dxa"/>
            <w:shd w:val="clear" w:color="auto" w:fill="D9D9D9" w:themeFill="background1" w:themeFillShade="D9"/>
          </w:tcPr>
          <w:p w14:paraId="028763AF" w14:textId="1D037599" w:rsidR="00252A21" w:rsidRPr="00252A21" w:rsidRDefault="00252A21" w:rsidP="006B3199">
            <w:pPr>
              <w:jc w:val="left"/>
              <w:rPr>
                <w:ins w:id="605" w:author="Автор"/>
                <w:rFonts w:cs="Arial"/>
                <w:b/>
              </w:rPr>
            </w:pPr>
            <w:ins w:id="606" w:author="Автор">
              <w:r w:rsidRPr="00252A21">
                <w:rPr>
                  <w:rFonts w:cs="Arial"/>
                  <w:b/>
                </w:rPr>
                <w:t>Источник данных</w:t>
              </w:r>
              <w:r w:rsidR="00883C04">
                <w:rPr>
                  <w:rFonts w:cs="Arial"/>
                  <w:b/>
                </w:rPr>
                <w:t xml:space="preserve"> (см. </w:t>
              </w:r>
              <w:r w:rsidR="00D43CAE">
                <w:rPr>
                  <w:rFonts w:cs="Arial"/>
                  <w:b/>
                </w:rPr>
                <w:fldChar w:fldCharType="begin"/>
              </w:r>
              <w:r w:rsidR="00D43CAE">
                <w:rPr>
                  <w:rFonts w:cs="Arial"/>
                  <w:b/>
                </w:rPr>
                <w:instrText xml:space="preserve"> HYPERLINK "http://portal2/project-prod/default.aspx?RootFolder=%2Fproject%2Dprod%2FShared%20Documents%2F%D0%9F%D1%80%D0%BE%D0%B5%D0%BA%D1%82%D1%8B%20%D0%A0%D0%9C%D0%98%D0%A1%2FEMIAS%2F%D0%A2%D1%80%D0%B5%D0%B1%D0%BE%D0%B2%D0%B0%D0%BD%D0%B8%D1%8F%2F%D0%9E%D0%9C%D0%A1%2F%D0%9C%D0%BE%D0%B4%D0%B5%D0%BB%D1%8C%20%D0%B4%D0%B0%D0%BD%D0%BD%D1%8B%D1%85&amp;FolderCTID=0x012000F9925BB79670E44CB4918799312E690A&amp;View=%7b2B4E1473-29AD-4165-BE16-C39660B38163%7d" </w:instrText>
              </w:r>
              <w:r w:rsidR="00D43CAE">
                <w:rPr>
                  <w:rFonts w:cs="Arial"/>
                  <w:b/>
                </w:rPr>
                <w:fldChar w:fldCharType="separate"/>
              </w:r>
              <w:r w:rsidR="00D43CAE" w:rsidRPr="00D43CAE">
                <w:rPr>
                  <w:rStyle w:val="a6"/>
                  <w:rFonts w:cs="Arial"/>
                  <w:b/>
                </w:rPr>
                <w:t>Логическая модель данных</w:t>
              </w:r>
              <w:r w:rsidR="00D43CAE">
                <w:rPr>
                  <w:rFonts w:cs="Arial"/>
                  <w:b/>
                </w:rPr>
                <w:fldChar w:fldCharType="end"/>
              </w:r>
              <w:r w:rsidR="00883C04">
                <w:rPr>
                  <w:rFonts w:cs="Arial"/>
                  <w:b/>
                </w:rPr>
                <w:t>)</w:t>
              </w:r>
            </w:ins>
          </w:p>
        </w:tc>
      </w:tr>
      <w:tr w:rsidR="00252A21" w:rsidRPr="00252A21" w14:paraId="4C4B0692" w14:textId="77777777" w:rsidTr="006B3199">
        <w:trPr>
          <w:ins w:id="607" w:author="Автор"/>
        </w:trPr>
        <w:tc>
          <w:tcPr>
            <w:tcW w:w="1879" w:type="dxa"/>
            <w:shd w:val="clear" w:color="auto" w:fill="auto"/>
          </w:tcPr>
          <w:p w14:paraId="0CBBF8CA" w14:textId="77777777" w:rsidR="00252A21" w:rsidRPr="00252A21" w:rsidRDefault="00252A21" w:rsidP="006B3199">
            <w:pPr>
              <w:jc w:val="left"/>
              <w:rPr>
                <w:ins w:id="608" w:author="Автор"/>
                <w:rFonts w:cs="Arial"/>
              </w:rPr>
            </w:pPr>
            <w:ins w:id="609" w:author="Автор">
              <w:r w:rsidRPr="00252A21">
                <w:rPr>
                  <w:rFonts w:cs="Arial"/>
                </w:rPr>
                <w:t>Застрахованный</w:t>
              </w:r>
            </w:ins>
          </w:p>
        </w:tc>
        <w:tc>
          <w:tcPr>
            <w:tcW w:w="1030" w:type="dxa"/>
          </w:tcPr>
          <w:p w14:paraId="22440D6A" w14:textId="77777777" w:rsidR="00252A21" w:rsidRPr="00252A21" w:rsidRDefault="00252A21" w:rsidP="006B3199">
            <w:pPr>
              <w:jc w:val="left"/>
              <w:rPr>
                <w:ins w:id="610" w:author="Автор"/>
                <w:rFonts w:cs="Arial"/>
              </w:rPr>
            </w:pPr>
            <w:ins w:id="611" w:author="Автор">
              <w:r w:rsidRPr="00252A21"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27C35F8B" w14:textId="77777777" w:rsidR="00252A21" w:rsidRPr="00252A21" w:rsidRDefault="00252A21" w:rsidP="006B3199">
            <w:pPr>
              <w:jc w:val="left"/>
              <w:rPr>
                <w:ins w:id="612" w:author="Автор"/>
                <w:rFonts w:cs="Arial"/>
              </w:rPr>
            </w:pPr>
            <w:ins w:id="613" w:author="Автор">
              <w:r w:rsidRPr="00252A21">
                <w:rPr>
                  <w:rFonts w:cs="Arial"/>
                </w:rPr>
                <w:t xml:space="preserve">Фамилия, имя, отчество </w:t>
              </w:r>
              <w:proofErr w:type="gramStart"/>
              <w:r w:rsidRPr="00252A21">
                <w:rPr>
                  <w:rFonts w:cs="Arial"/>
                </w:rPr>
                <w:t>застрахованного</w:t>
              </w:r>
              <w:proofErr w:type="gramEnd"/>
            </w:ins>
          </w:p>
        </w:tc>
        <w:tc>
          <w:tcPr>
            <w:tcW w:w="3969" w:type="dxa"/>
          </w:tcPr>
          <w:p w14:paraId="0D352EA4" w14:textId="7BE824A2" w:rsidR="00252A21" w:rsidRPr="00252A21" w:rsidRDefault="008E2A8D" w:rsidP="008E2A8D">
            <w:pPr>
              <w:jc w:val="left"/>
              <w:rPr>
                <w:ins w:id="614" w:author="Автор"/>
                <w:rFonts w:cs="Arial"/>
              </w:rPr>
            </w:pPr>
            <w:ins w:id="615" w:author="Автор">
              <w:r>
                <w:rPr>
                  <w:rFonts w:cs="Arial"/>
                </w:rPr>
                <w:t xml:space="preserve">«Новое прикрепление </w:t>
              </w:r>
              <w:proofErr w:type="spellStart"/>
              <w:r>
                <w:rPr>
                  <w:rFonts w:cs="Arial"/>
                </w:rPr>
                <w:t>пациента</w:t>
              </w:r>
              <w:proofErr w:type="gramStart"/>
              <w:r>
                <w:rPr>
                  <w:rFonts w:cs="Arial"/>
                </w:rPr>
                <w:t>.Ф</w:t>
              </w:r>
              <w:proofErr w:type="gramEnd"/>
              <w:r>
                <w:rPr>
                  <w:rFonts w:cs="Arial"/>
                </w:rPr>
                <w:t>амилия</w:t>
              </w:r>
              <w:proofErr w:type="spellEnd"/>
              <w:r>
                <w:rPr>
                  <w:rFonts w:cs="Arial"/>
                </w:rPr>
                <w:t xml:space="preserve">» «Новое прикрепление </w:t>
              </w:r>
              <w:proofErr w:type="spellStart"/>
              <w:r>
                <w:rPr>
                  <w:rFonts w:cs="Arial"/>
                </w:rPr>
                <w:t>пациента.Имя</w:t>
              </w:r>
              <w:proofErr w:type="spellEnd"/>
              <w:r>
                <w:rPr>
                  <w:rFonts w:cs="Arial"/>
                </w:rPr>
                <w:t xml:space="preserve">» «Новое прикрепление </w:t>
              </w:r>
              <w:proofErr w:type="spellStart"/>
              <w:r>
                <w:rPr>
                  <w:rFonts w:cs="Arial"/>
                </w:rPr>
                <w:t>пациента.Отчество</w:t>
              </w:r>
              <w:proofErr w:type="spellEnd"/>
              <w:r>
                <w:rPr>
                  <w:rFonts w:cs="Arial"/>
                </w:rPr>
                <w:t>»</w:t>
              </w:r>
            </w:ins>
          </w:p>
        </w:tc>
      </w:tr>
      <w:tr w:rsidR="00252A21" w:rsidRPr="00252A21" w14:paraId="08DDB416" w14:textId="77777777" w:rsidTr="006B3199">
        <w:trPr>
          <w:ins w:id="616" w:author="Автор"/>
        </w:trPr>
        <w:tc>
          <w:tcPr>
            <w:tcW w:w="1879" w:type="dxa"/>
            <w:shd w:val="clear" w:color="auto" w:fill="auto"/>
          </w:tcPr>
          <w:p w14:paraId="7547E355" w14:textId="77777777" w:rsidR="00252A21" w:rsidRPr="00252A21" w:rsidRDefault="00252A21" w:rsidP="006B3199">
            <w:pPr>
              <w:jc w:val="left"/>
              <w:rPr>
                <w:ins w:id="617" w:author="Автор"/>
                <w:rFonts w:cs="Arial"/>
              </w:rPr>
            </w:pPr>
            <w:ins w:id="618" w:author="Автор">
              <w:r w:rsidRPr="00252A21">
                <w:rPr>
                  <w:rFonts w:cs="Arial"/>
                </w:rPr>
                <w:t>Дата рождения</w:t>
              </w:r>
            </w:ins>
          </w:p>
        </w:tc>
        <w:tc>
          <w:tcPr>
            <w:tcW w:w="1030" w:type="dxa"/>
          </w:tcPr>
          <w:p w14:paraId="61E91AFA" w14:textId="77777777" w:rsidR="00252A21" w:rsidRPr="00252A21" w:rsidRDefault="00252A21" w:rsidP="006B3199">
            <w:pPr>
              <w:jc w:val="left"/>
              <w:rPr>
                <w:ins w:id="619" w:author="Автор"/>
                <w:rFonts w:cs="Arial"/>
              </w:rPr>
            </w:pPr>
            <w:ins w:id="620" w:author="Автор">
              <w:r w:rsidRPr="00252A21">
                <w:rPr>
                  <w:rFonts w:cs="Arial"/>
                </w:rPr>
                <w:t>Дата</w:t>
              </w:r>
            </w:ins>
          </w:p>
        </w:tc>
        <w:tc>
          <w:tcPr>
            <w:tcW w:w="2728" w:type="dxa"/>
            <w:shd w:val="clear" w:color="auto" w:fill="auto"/>
          </w:tcPr>
          <w:p w14:paraId="46BCE6A0" w14:textId="31643849" w:rsidR="00252A21" w:rsidRPr="00252A21" w:rsidRDefault="00252A21" w:rsidP="006B3199">
            <w:pPr>
              <w:jc w:val="left"/>
              <w:rPr>
                <w:ins w:id="621" w:author="Автор"/>
                <w:rFonts w:cs="Arial"/>
              </w:rPr>
            </w:pPr>
            <w:ins w:id="622" w:author="Автор">
              <w:r w:rsidRPr="00252A21">
                <w:rPr>
                  <w:rFonts w:cs="Arial"/>
                </w:rPr>
                <w:t>Дата рождения застрахованного</w:t>
              </w:r>
              <w:r w:rsidR="00B759BD">
                <w:rPr>
                  <w:rFonts w:cs="Arial"/>
                </w:rPr>
                <w:t xml:space="preserve"> </w:t>
              </w:r>
              <w:r w:rsidR="00B759BD" w:rsidRPr="00B759BD">
                <w:rPr>
                  <w:rFonts w:cs="Arial"/>
                </w:rPr>
                <w:t>в формате ДД.ММ</w:t>
              </w:r>
              <w:proofErr w:type="gramStart"/>
              <w:r w:rsidR="00B759BD" w:rsidRPr="00B759BD">
                <w:rPr>
                  <w:rFonts w:cs="Arial"/>
                </w:rPr>
                <w:t>.Г</w:t>
              </w:r>
              <w:proofErr w:type="gramEnd"/>
              <w:r w:rsidR="00B759BD" w:rsidRPr="00B759BD">
                <w:rPr>
                  <w:rFonts w:cs="Arial"/>
                </w:rPr>
                <w:t>ГГГ</w:t>
              </w:r>
            </w:ins>
          </w:p>
        </w:tc>
        <w:tc>
          <w:tcPr>
            <w:tcW w:w="3969" w:type="dxa"/>
          </w:tcPr>
          <w:p w14:paraId="57E860FD" w14:textId="23A1A0AB" w:rsidR="00252A21" w:rsidRPr="00252A21" w:rsidRDefault="008E2A8D" w:rsidP="008E2A8D">
            <w:pPr>
              <w:jc w:val="left"/>
              <w:rPr>
                <w:ins w:id="623" w:author="Автор"/>
                <w:rFonts w:cs="Arial"/>
              </w:rPr>
            </w:pPr>
            <w:ins w:id="624" w:author="Автор">
              <w:r w:rsidRPr="008E2A8D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8E2A8D">
                <w:rPr>
                  <w:rFonts w:cs="Arial"/>
                </w:rPr>
                <w:t>пациента</w:t>
              </w:r>
              <w:proofErr w:type="gramStart"/>
              <w:r w:rsidRPr="008E2A8D">
                <w:rPr>
                  <w:rFonts w:cs="Arial"/>
                </w:rPr>
                <w:t>.</w:t>
              </w:r>
              <w:r>
                <w:rPr>
                  <w:rFonts w:cs="Arial"/>
                </w:rPr>
                <w:t>Д</w:t>
              </w:r>
              <w:proofErr w:type="gramEnd"/>
              <w:r>
                <w:rPr>
                  <w:rFonts w:cs="Arial"/>
                </w:rPr>
                <w:t>ата</w:t>
              </w:r>
              <w:proofErr w:type="spellEnd"/>
              <w:r>
                <w:rPr>
                  <w:rFonts w:cs="Arial"/>
                </w:rPr>
                <w:t xml:space="preserve"> рождения</w:t>
              </w:r>
              <w:r w:rsidRPr="008E2A8D">
                <w:rPr>
                  <w:rFonts w:cs="Arial"/>
                </w:rPr>
                <w:t>»</w:t>
              </w:r>
            </w:ins>
          </w:p>
        </w:tc>
      </w:tr>
      <w:tr w:rsidR="00252A21" w:rsidRPr="00B759BD" w14:paraId="0A628770" w14:textId="77777777" w:rsidTr="006B3199">
        <w:trPr>
          <w:ins w:id="625" w:author="Автор"/>
        </w:trPr>
        <w:tc>
          <w:tcPr>
            <w:tcW w:w="1879" w:type="dxa"/>
            <w:shd w:val="clear" w:color="auto" w:fill="auto"/>
          </w:tcPr>
          <w:p w14:paraId="3C52723B" w14:textId="77777777" w:rsidR="00252A21" w:rsidRPr="00252A21" w:rsidRDefault="00252A21" w:rsidP="006B3199">
            <w:pPr>
              <w:jc w:val="left"/>
              <w:rPr>
                <w:ins w:id="626" w:author="Автор"/>
                <w:rFonts w:cs="Arial"/>
              </w:rPr>
            </w:pPr>
            <w:ins w:id="627" w:author="Автор">
              <w:r w:rsidRPr="00252A21">
                <w:rPr>
                  <w:rFonts w:cs="Arial"/>
                </w:rPr>
                <w:t>Полис ОМС</w:t>
              </w:r>
            </w:ins>
          </w:p>
        </w:tc>
        <w:tc>
          <w:tcPr>
            <w:tcW w:w="1030" w:type="dxa"/>
          </w:tcPr>
          <w:p w14:paraId="41F50ACA" w14:textId="77777777" w:rsidR="00252A21" w:rsidRPr="00252A21" w:rsidRDefault="00252A21" w:rsidP="006B3199">
            <w:pPr>
              <w:jc w:val="left"/>
              <w:rPr>
                <w:ins w:id="628" w:author="Автор"/>
                <w:rFonts w:cs="Arial"/>
              </w:rPr>
            </w:pPr>
            <w:ins w:id="629" w:author="Автор">
              <w:r w:rsidRPr="00252A21"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70ABBA8D" w14:textId="566A6344" w:rsidR="00252A21" w:rsidRPr="00252A21" w:rsidRDefault="00252A21" w:rsidP="006B3199">
            <w:pPr>
              <w:jc w:val="left"/>
              <w:rPr>
                <w:ins w:id="630" w:author="Автор"/>
                <w:rFonts w:cs="Arial"/>
              </w:rPr>
            </w:pPr>
            <w:ins w:id="631" w:author="Автор">
              <w:r w:rsidRPr="00252A21">
                <w:rPr>
                  <w:rFonts w:cs="Arial"/>
                </w:rPr>
                <w:t xml:space="preserve">Номер </w:t>
              </w:r>
              <w:r w:rsidR="00B759BD">
                <w:rPr>
                  <w:rFonts w:cs="Arial"/>
                </w:rPr>
                <w:t xml:space="preserve">и серия </w:t>
              </w:r>
              <w:r w:rsidRPr="00252A21">
                <w:rPr>
                  <w:rFonts w:cs="Arial"/>
                </w:rPr>
                <w:t xml:space="preserve">полиса ОМС застрахованного </w:t>
              </w:r>
            </w:ins>
          </w:p>
        </w:tc>
        <w:tc>
          <w:tcPr>
            <w:tcW w:w="3969" w:type="dxa"/>
          </w:tcPr>
          <w:p w14:paraId="0720A4E5" w14:textId="14D38000" w:rsidR="00252A21" w:rsidRPr="00B759BD" w:rsidRDefault="001B6E8B" w:rsidP="001B6E8B">
            <w:pPr>
              <w:jc w:val="left"/>
              <w:rPr>
                <w:ins w:id="632" w:author="Автор"/>
                <w:rFonts w:cs="Arial"/>
              </w:rPr>
            </w:pPr>
            <w:ins w:id="633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Н</w:t>
              </w:r>
              <w:proofErr w:type="gramEnd"/>
              <w:r>
                <w:rPr>
                  <w:rFonts w:cs="Arial"/>
                </w:rPr>
                <w:t>омер</w:t>
              </w:r>
              <w:proofErr w:type="spellEnd"/>
              <w:r>
                <w:rPr>
                  <w:rFonts w:cs="Arial"/>
                </w:rPr>
                <w:t xml:space="preserve"> полиса</w:t>
              </w:r>
              <w:r w:rsidRPr="001B6E8B">
                <w:rPr>
                  <w:rFonts w:cs="Arial"/>
                </w:rPr>
                <w:t>»</w:t>
              </w:r>
              <w:r>
                <w:rPr>
                  <w:rFonts w:cs="Arial"/>
                </w:rPr>
                <w:t xml:space="preserve">  </w:t>
              </w:r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пациента.</w:t>
              </w:r>
              <w:r>
                <w:rPr>
                  <w:rFonts w:cs="Arial"/>
                </w:rPr>
                <w:t>Серия</w:t>
              </w:r>
              <w:proofErr w:type="spellEnd"/>
              <w:r w:rsidRPr="001B6E8B">
                <w:rPr>
                  <w:rFonts w:cs="Arial"/>
                </w:rPr>
                <w:t xml:space="preserve"> полиса»  </w:t>
              </w:r>
            </w:ins>
          </w:p>
        </w:tc>
      </w:tr>
      <w:tr w:rsidR="006B3199" w:rsidRPr="001B6E8B" w14:paraId="0052DB2D" w14:textId="77777777" w:rsidTr="006B3199">
        <w:trPr>
          <w:ins w:id="634" w:author="Автор"/>
        </w:trPr>
        <w:tc>
          <w:tcPr>
            <w:tcW w:w="1879" w:type="dxa"/>
            <w:shd w:val="clear" w:color="auto" w:fill="auto"/>
          </w:tcPr>
          <w:p w14:paraId="07AD7875" w14:textId="05AEF67D" w:rsidR="006B3199" w:rsidRPr="00252A21" w:rsidRDefault="006B3199" w:rsidP="006B3199">
            <w:pPr>
              <w:jc w:val="left"/>
              <w:rPr>
                <w:ins w:id="635" w:author="Автор"/>
                <w:rFonts w:cs="Arial"/>
              </w:rPr>
            </w:pPr>
            <w:ins w:id="636" w:author="Автор">
              <w:r>
                <w:rPr>
                  <w:rFonts w:cs="Arial"/>
                </w:rPr>
                <w:t>СМО</w:t>
              </w:r>
            </w:ins>
          </w:p>
        </w:tc>
        <w:tc>
          <w:tcPr>
            <w:tcW w:w="1030" w:type="dxa"/>
          </w:tcPr>
          <w:p w14:paraId="24F2DB40" w14:textId="2432C22D" w:rsidR="006B3199" w:rsidRPr="00252A21" w:rsidRDefault="006B3199" w:rsidP="006B3199">
            <w:pPr>
              <w:jc w:val="left"/>
              <w:rPr>
                <w:ins w:id="637" w:author="Автор"/>
                <w:rFonts w:cs="Arial"/>
              </w:rPr>
            </w:pPr>
            <w:ins w:id="638" w:author="Автор">
              <w:r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13D1E950" w14:textId="5C312BF0" w:rsidR="006B3199" w:rsidRPr="00252A21" w:rsidRDefault="00B759BD" w:rsidP="006B3199">
            <w:pPr>
              <w:jc w:val="left"/>
              <w:rPr>
                <w:ins w:id="639" w:author="Автор"/>
                <w:rFonts w:cs="Arial"/>
              </w:rPr>
            </w:pPr>
            <w:ins w:id="640" w:author="Автор">
              <w:r w:rsidRPr="00B759BD">
                <w:rPr>
                  <w:rFonts w:cs="Arial"/>
                </w:rPr>
                <w:t xml:space="preserve">Наименование СМО </w:t>
              </w:r>
              <w:proofErr w:type="gramStart"/>
              <w:r w:rsidRPr="00B759BD">
                <w:rPr>
                  <w:rFonts w:cs="Arial"/>
                </w:rPr>
                <w:t>застрахованного</w:t>
              </w:r>
              <w:proofErr w:type="gramEnd"/>
            </w:ins>
          </w:p>
        </w:tc>
        <w:tc>
          <w:tcPr>
            <w:tcW w:w="3969" w:type="dxa"/>
          </w:tcPr>
          <w:p w14:paraId="76F06B57" w14:textId="140E14DD" w:rsidR="006B3199" w:rsidRPr="001B6E8B" w:rsidRDefault="001B6E8B" w:rsidP="001B6E8B">
            <w:pPr>
              <w:jc w:val="left"/>
              <w:rPr>
                <w:ins w:id="641" w:author="Автор"/>
                <w:rFonts w:cs="Arial"/>
              </w:rPr>
            </w:pPr>
            <w:ins w:id="642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И</w:t>
              </w:r>
              <w:proofErr w:type="gramEnd"/>
              <w:r>
                <w:rPr>
                  <w:rFonts w:cs="Arial"/>
                </w:rPr>
                <w:t>Д</w:t>
              </w:r>
              <w:proofErr w:type="spellEnd"/>
              <w:r>
                <w:rPr>
                  <w:rFonts w:cs="Arial"/>
                </w:rPr>
                <w:t xml:space="preserve"> плательщика в сессии</w:t>
              </w:r>
              <w:r w:rsidRPr="001B6E8B">
                <w:rPr>
                  <w:rFonts w:cs="Arial"/>
                </w:rPr>
                <w:t xml:space="preserve">»  </w:t>
              </w:r>
            </w:ins>
          </w:p>
        </w:tc>
      </w:tr>
      <w:tr w:rsidR="00252A21" w:rsidRPr="00252A21" w14:paraId="07D56EFF" w14:textId="77777777" w:rsidTr="006B3199">
        <w:trPr>
          <w:ins w:id="643" w:author="Автор"/>
        </w:trPr>
        <w:tc>
          <w:tcPr>
            <w:tcW w:w="1879" w:type="dxa"/>
            <w:shd w:val="clear" w:color="auto" w:fill="auto"/>
          </w:tcPr>
          <w:p w14:paraId="00F2878B" w14:textId="77777777" w:rsidR="00252A21" w:rsidRPr="00252A21" w:rsidRDefault="00252A21" w:rsidP="006B3199">
            <w:pPr>
              <w:jc w:val="left"/>
              <w:rPr>
                <w:ins w:id="644" w:author="Автор"/>
                <w:rFonts w:cs="Arial"/>
              </w:rPr>
            </w:pPr>
            <w:ins w:id="645" w:author="Автор">
              <w:r w:rsidRPr="00252A21">
                <w:rPr>
                  <w:rFonts w:cs="Arial"/>
                </w:rPr>
                <w:lastRenderedPageBreak/>
                <w:t>Дата прикрепления</w:t>
              </w:r>
            </w:ins>
          </w:p>
        </w:tc>
        <w:tc>
          <w:tcPr>
            <w:tcW w:w="1030" w:type="dxa"/>
          </w:tcPr>
          <w:p w14:paraId="73468748" w14:textId="77777777" w:rsidR="00252A21" w:rsidRPr="00252A21" w:rsidRDefault="00252A21" w:rsidP="006B3199">
            <w:pPr>
              <w:jc w:val="left"/>
              <w:rPr>
                <w:ins w:id="646" w:author="Автор"/>
                <w:rFonts w:cs="Arial"/>
              </w:rPr>
            </w:pPr>
            <w:ins w:id="647" w:author="Автор">
              <w:r w:rsidRPr="00252A21">
                <w:rPr>
                  <w:rFonts w:cs="Arial"/>
                </w:rPr>
                <w:t>Дата</w:t>
              </w:r>
            </w:ins>
          </w:p>
        </w:tc>
        <w:tc>
          <w:tcPr>
            <w:tcW w:w="2728" w:type="dxa"/>
            <w:shd w:val="clear" w:color="auto" w:fill="auto"/>
          </w:tcPr>
          <w:p w14:paraId="73C0C04D" w14:textId="77777777" w:rsidR="00252A21" w:rsidRPr="00252A21" w:rsidRDefault="00252A21" w:rsidP="006B3199">
            <w:pPr>
              <w:jc w:val="left"/>
              <w:rPr>
                <w:ins w:id="648" w:author="Автор"/>
                <w:rFonts w:cs="Arial"/>
              </w:rPr>
            </w:pPr>
            <w:ins w:id="649" w:author="Автор">
              <w:r w:rsidRPr="00252A21">
                <w:rPr>
                  <w:rFonts w:cs="Arial"/>
                </w:rPr>
                <w:t>Дата начала прикрепления</w:t>
              </w:r>
            </w:ins>
          </w:p>
        </w:tc>
        <w:tc>
          <w:tcPr>
            <w:tcW w:w="3969" w:type="dxa"/>
          </w:tcPr>
          <w:p w14:paraId="449E4BF9" w14:textId="06A0CDAA" w:rsidR="00252A21" w:rsidRPr="00252A21" w:rsidRDefault="001B6E8B" w:rsidP="001B6E8B">
            <w:pPr>
              <w:jc w:val="left"/>
              <w:rPr>
                <w:ins w:id="650" w:author="Автор"/>
                <w:rFonts w:cs="Arial"/>
              </w:rPr>
            </w:pPr>
            <w:ins w:id="651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Д</w:t>
              </w:r>
              <w:proofErr w:type="gramEnd"/>
              <w:r>
                <w:rPr>
                  <w:rFonts w:cs="Arial"/>
                </w:rPr>
                <w:t>ата</w:t>
              </w:r>
              <w:proofErr w:type="spellEnd"/>
              <w:r>
                <w:rPr>
                  <w:rFonts w:cs="Arial"/>
                </w:rPr>
                <w:t xml:space="preserve"> начала действия прикрепления</w:t>
              </w:r>
              <w:r w:rsidRPr="001B6E8B">
                <w:rPr>
                  <w:rFonts w:cs="Arial"/>
                </w:rPr>
                <w:t xml:space="preserve">»  </w:t>
              </w:r>
            </w:ins>
          </w:p>
        </w:tc>
      </w:tr>
      <w:tr w:rsidR="00252A21" w:rsidRPr="00252A21" w14:paraId="33461D41" w14:textId="77777777" w:rsidTr="006B3199">
        <w:trPr>
          <w:ins w:id="652" w:author="Автор"/>
        </w:trPr>
        <w:tc>
          <w:tcPr>
            <w:tcW w:w="1879" w:type="dxa"/>
            <w:shd w:val="clear" w:color="auto" w:fill="auto"/>
          </w:tcPr>
          <w:p w14:paraId="220FD074" w14:textId="77777777" w:rsidR="00252A21" w:rsidRPr="00252A21" w:rsidRDefault="00252A21" w:rsidP="006B3199">
            <w:pPr>
              <w:jc w:val="left"/>
              <w:rPr>
                <w:ins w:id="653" w:author="Автор"/>
                <w:rFonts w:cs="Arial"/>
              </w:rPr>
            </w:pPr>
            <w:ins w:id="654" w:author="Автор">
              <w:r w:rsidRPr="00252A21">
                <w:rPr>
                  <w:rFonts w:cs="Arial"/>
                </w:rPr>
                <w:t>Способ прикрепления</w:t>
              </w:r>
            </w:ins>
          </w:p>
        </w:tc>
        <w:tc>
          <w:tcPr>
            <w:tcW w:w="1030" w:type="dxa"/>
          </w:tcPr>
          <w:p w14:paraId="53BCC53C" w14:textId="77777777" w:rsidR="00252A21" w:rsidRPr="00252A21" w:rsidRDefault="00252A21" w:rsidP="006B3199">
            <w:pPr>
              <w:jc w:val="left"/>
              <w:rPr>
                <w:ins w:id="655" w:author="Автор"/>
                <w:rFonts w:cs="Arial"/>
              </w:rPr>
            </w:pPr>
            <w:ins w:id="656" w:author="Автор">
              <w:r w:rsidRPr="00252A21"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0BE77980" w14:textId="77777777" w:rsidR="00252A21" w:rsidRPr="00252A21" w:rsidRDefault="00252A21" w:rsidP="006B3199">
            <w:pPr>
              <w:jc w:val="left"/>
              <w:rPr>
                <w:ins w:id="657" w:author="Автор"/>
                <w:rFonts w:cs="Arial"/>
              </w:rPr>
            </w:pPr>
            <w:ins w:id="658" w:author="Автор">
              <w:r w:rsidRPr="00252A21">
                <w:rPr>
                  <w:rFonts w:cs="Arial"/>
                </w:rPr>
                <w:t xml:space="preserve">Код способа прикрепления и его описание (записывается </w:t>
              </w:r>
              <w:proofErr w:type="gramStart"/>
              <w:r w:rsidRPr="00252A21">
                <w:rPr>
                  <w:rFonts w:cs="Arial"/>
                </w:rPr>
                <w:t>через</w:t>
              </w:r>
              <w:proofErr w:type="gramEnd"/>
              <w:r w:rsidRPr="00252A21">
                <w:rPr>
                  <w:rFonts w:cs="Arial"/>
                </w:rPr>
                <w:t xml:space="preserve"> «-»)</w:t>
              </w:r>
            </w:ins>
          </w:p>
        </w:tc>
        <w:tc>
          <w:tcPr>
            <w:tcW w:w="3969" w:type="dxa"/>
          </w:tcPr>
          <w:p w14:paraId="4A2CC9CA" w14:textId="7EFDD5BA" w:rsidR="00252A21" w:rsidRPr="00252A21" w:rsidRDefault="00F64168" w:rsidP="007F67EC">
            <w:pPr>
              <w:jc w:val="left"/>
              <w:rPr>
                <w:ins w:id="659" w:author="Автор"/>
                <w:rFonts w:cs="Arial"/>
              </w:rPr>
            </w:pPr>
            <w:ins w:id="660" w:author="Автор">
              <w:r w:rsidRPr="00F64168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F64168">
                <w:rPr>
                  <w:rFonts w:cs="Arial"/>
                </w:rPr>
                <w:t>пациента</w:t>
              </w:r>
              <w:proofErr w:type="gramStart"/>
              <w:r w:rsidRPr="00F64168">
                <w:rPr>
                  <w:rFonts w:cs="Arial"/>
                </w:rPr>
                <w:t>.</w:t>
              </w:r>
              <w:r w:rsidR="007F67EC">
                <w:rPr>
                  <w:rFonts w:cs="Arial"/>
                </w:rPr>
                <w:t>С</w:t>
              </w:r>
              <w:proofErr w:type="gramEnd"/>
              <w:r w:rsidR="007F67EC">
                <w:rPr>
                  <w:rFonts w:cs="Arial"/>
                </w:rPr>
                <w:t>пособ</w:t>
              </w:r>
              <w:proofErr w:type="spellEnd"/>
              <w:r w:rsidR="007F67EC">
                <w:rPr>
                  <w:rFonts w:cs="Arial"/>
                </w:rPr>
                <w:t xml:space="preserve"> </w:t>
              </w:r>
              <w:r>
                <w:rPr>
                  <w:rFonts w:cs="Arial"/>
                </w:rPr>
                <w:t>прикрепления</w:t>
              </w:r>
              <w:r w:rsidRPr="00F64168">
                <w:rPr>
                  <w:rFonts w:cs="Arial"/>
                </w:rPr>
                <w:t xml:space="preserve">»  </w:t>
              </w:r>
            </w:ins>
          </w:p>
        </w:tc>
      </w:tr>
      <w:tr w:rsidR="00252A21" w:rsidRPr="00252A21" w14:paraId="227FEB6C" w14:textId="77777777" w:rsidTr="006B3199">
        <w:trPr>
          <w:ins w:id="661" w:author="Автор"/>
        </w:trPr>
        <w:tc>
          <w:tcPr>
            <w:tcW w:w="1879" w:type="dxa"/>
            <w:shd w:val="clear" w:color="auto" w:fill="auto"/>
          </w:tcPr>
          <w:p w14:paraId="23DD1C69" w14:textId="77777777" w:rsidR="00252A21" w:rsidRPr="00252A21" w:rsidRDefault="00252A21" w:rsidP="006B3199">
            <w:pPr>
              <w:jc w:val="left"/>
              <w:rPr>
                <w:ins w:id="662" w:author="Автор"/>
                <w:rFonts w:cs="Arial"/>
              </w:rPr>
            </w:pPr>
            <w:ins w:id="663" w:author="Автор">
              <w:r w:rsidRPr="00252A21">
                <w:rPr>
                  <w:rFonts w:cs="Arial"/>
                </w:rPr>
                <w:t>Статус</w:t>
              </w:r>
            </w:ins>
          </w:p>
        </w:tc>
        <w:tc>
          <w:tcPr>
            <w:tcW w:w="1030" w:type="dxa"/>
          </w:tcPr>
          <w:p w14:paraId="74979ACB" w14:textId="77777777" w:rsidR="00252A21" w:rsidRPr="00252A21" w:rsidRDefault="00252A21" w:rsidP="006B3199">
            <w:pPr>
              <w:jc w:val="left"/>
              <w:rPr>
                <w:ins w:id="664" w:author="Автор"/>
                <w:rFonts w:cs="Arial"/>
              </w:rPr>
            </w:pPr>
            <w:ins w:id="665" w:author="Автор">
              <w:r w:rsidRPr="00252A21"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771A55DA" w14:textId="77777777" w:rsidR="00252A21" w:rsidRPr="00252A21" w:rsidRDefault="00252A21" w:rsidP="006B3199">
            <w:pPr>
              <w:jc w:val="left"/>
              <w:rPr>
                <w:ins w:id="666" w:author="Автор"/>
                <w:rFonts w:cs="Arial"/>
              </w:rPr>
            </w:pPr>
            <w:ins w:id="667" w:author="Автор">
              <w:r w:rsidRPr="00252A21">
                <w:rPr>
                  <w:rFonts w:cs="Arial"/>
                </w:rPr>
                <w:t>Статус ИП по прикреплениям</w:t>
              </w:r>
            </w:ins>
          </w:p>
        </w:tc>
        <w:tc>
          <w:tcPr>
            <w:tcW w:w="3969" w:type="dxa"/>
          </w:tcPr>
          <w:p w14:paraId="485C92FE" w14:textId="3E8B4DF5" w:rsidR="00252A21" w:rsidRPr="00252A21" w:rsidRDefault="00F85850" w:rsidP="006B3199">
            <w:pPr>
              <w:jc w:val="left"/>
              <w:rPr>
                <w:ins w:id="668" w:author="Автор"/>
                <w:rFonts w:cs="Arial"/>
              </w:rPr>
            </w:pPr>
            <w:ins w:id="669" w:author="Автор">
              <w:r>
                <w:rPr>
                  <w:rFonts w:cs="Arial"/>
                </w:rPr>
                <w:t xml:space="preserve">«Новые прикрепления по </w:t>
              </w:r>
              <w:proofErr w:type="spellStart"/>
              <w:r>
                <w:rPr>
                  <w:rFonts w:cs="Arial"/>
                </w:rPr>
                <w:t>СМО</w:t>
              </w:r>
              <w:proofErr w:type="gramStart"/>
              <w:r>
                <w:rPr>
                  <w:rFonts w:cs="Arial"/>
                </w:rPr>
                <w:t>.С</w:t>
              </w:r>
              <w:proofErr w:type="gramEnd"/>
              <w:r>
                <w:rPr>
                  <w:rFonts w:cs="Arial"/>
                </w:rPr>
                <w:t>татус</w:t>
              </w:r>
              <w:proofErr w:type="spellEnd"/>
              <w:r>
                <w:rPr>
                  <w:rFonts w:cs="Arial"/>
                </w:rPr>
                <w:t xml:space="preserve"> посылки»</w:t>
              </w:r>
            </w:ins>
          </w:p>
        </w:tc>
      </w:tr>
      <w:tr w:rsidR="00252A21" w:rsidRPr="00252A21" w14:paraId="3F75EEB5" w14:textId="77777777" w:rsidTr="006B3199">
        <w:trPr>
          <w:ins w:id="670" w:author="Автор"/>
        </w:trPr>
        <w:tc>
          <w:tcPr>
            <w:tcW w:w="1879" w:type="dxa"/>
            <w:shd w:val="clear" w:color="auto" w:fill="auto"/>
          </w:tcPr>
          <w:p w14:paraId="20775D36" w14:textId="77777777" w:rsidR="00252A21" w:rsidRPr="00252A21" w:rsidRDefault="00252A21" w:rsidP="006B3199">
            <w:pPr>
              <w:jc w:val="left"/>
              <w:rPr>
                <w:ins w:id="671" w:author="Автор"/>
                <w:rFonts w:cs="Arial"/>
              </w:rPr>
            </w:pPr>
            <w:ins w:id="672" w:author="Автор">
              <w:r w:rsidRPr="00252A21">
                <w:rPr>
                  <w:rFonts w:cs="Arial"/>
                </w:rPr>
                <w:t>Ошибка/сообщение</w:t>
              </w:r>
            </w:ins>
          </w:p>
        </w:tc>
        <w:tc>
          <w:tcPr>
            <w:tcW w:w="1030" w:type="dxa"/>
          </w:tcPr>
          <w:p w14:paraId="1E3FA554" w14:textId="77777777" w:rsidR="00252A21" w:rsidRPr="00252A21" w:rsidRDefault="00252A21" w:rsidP="006B3199">
            <w:pPr>
              <w:jc w:val="left"/>
              <w:rPr>
                <w:ins w:id="673" w:author="Автор"/>
                <w:rFonts w:cs="Arial"/>
              </w:rPr>
            </w:pPr>
            <w:ins w:id="674" w:author="Автор">
              <w:r w:rsidRPr="00252A21">
                <w:rPr>
                  <w:rFonts w:cs="Arial"/>
                </w:rPr>
                <w:t>Строка</w:t>
              </w:r>
            </w:ins>
          </w:p>
        </w:tc>
        <w:tc>
          <w:tcPr>
            <w:tcW w:w="2728" w:type="dxa"/>
            <w:shd w:val="clear" w:color="auto" w:fill="auto"/>
          </w:tcPr>
          <w:p w14:paraId="0AB650A6" w14:textId="77777777" w:rsidR="00252A21" w:rsidRPr="00252A21" w:rsidRDefault="00252A21" w:rsidP="006B3199">
            <w:pPr>
              <w:jc w:val="left"/>
              <w:rPr>
                <w:ins w:id="675" w:author="Автор"/>
                <w:rFonts w:cs="Arial"/>
              </w:rPr>
            </w:pPr>
            <w:ins w:id="676" w:author="Автор">
              <w:r w:rsidRPr="00252A21">
                <w:rPr>
                  <w:rFonts w:cs="Arial"/>
                </w:rPr>
                <w:t xml:space="preserve">Код ошибки и ее описание (записывается </w:t>
              </w:r>
              <w:proofErr w:type="gramStart"/>
              <w:r w:rsidRPr="00252A21">
                <w:rPr>
                  <w:rFonts w:cs="Arial"/>
                </w:rPr>
                <w:t>через</w:t>
              </w:r>
              <w:proofErr w:type="gramEnd"/>
              <w:r w:rsidRPr="00252A21">
                <w:rPr>
                  <w:rFonts w:cs="Arial"/>
                </w:rPr>
                <w:t xml:space="preserve"> «-»)</w:t>
              </w:r>
            </w:ins>
          </w:p>
        </w:tc>
        <w:tc>
          <w:tcPr>
            <w:tcW w:w="3969" w:type="dxa"/>
          </w:tcPr>
          <w:p w14:paraId="0F40AE93" w14:textId="3F7809B9" w:rsidR="00252A21" w:rsidRPr="00252A21" w:rsidRDefault="00883C04" w:rsidP="00883C04">
            <w:pPr>
              <w:jc w:val="left"/>
              <w:rPr>
                <w:ins w:id="677" w:author="Автор"/>
                <w:rFonts w:cs="Arial"/>
              </w:rPr>
            </w:pPr>
            <w:ins w:id="678" w:author="Автор">
              <w:r>
                <w:rPr>
                  <w:rFonts w:cs="Arial"/>
                </w:rPr>
                <w:t xml:space="preserve">«Ответ СМО по прикреплению пациента. Код ошибки» - </w:t>
              </w:r>
              <w:r w:rsidRPr="00883C04">
                <w:rPr>
                  <w:rFonts w:cs="Arial"/>
                </w:rPr>
                <w:t xml:space="preserve">«Ответ СМО по прикреплению пациента. </w:t>
              </w:r>
              <w:r>
                <w:rPr>
                  <w:rFonts w:cs="Arial"/>
                </w:rPr>
                <w:t>Расшифровка</w:t>
              </w:r>
              <w:r w:rsidRPr="00883C04">
                <w:rPr>
                  <w:rFonts w:cs="Arial"/>
                </w:rPr>
                <w:t xml:space="preserve"> ошибки»</w:t>
              </w:r>
            </w:ins>
          </w:p>
        </w:tc>
      </w:tr>
    </w:tbl>
    <w:p w14:paraId="1A81C42B" w14:textId="77777777" w:rsidR="006B3199" w:rsidRPr="007273C4" w:rsidRDefault="006B3199" w:rsidP="006B3199">
      <w:pPr>
        <w:pStyle w:val="3"/>
        <w:rPr>
          <w:ins w:id="679" w:author="Автор"/>
        </w:rPr>
      </w:pPr>
      <w:bookmarkStart w:id="680" w:name="_Toc454389877"/>
      <w:ins w:id="681" w:author="Автор">
        <w:r w:rsidRPr="007273C4">
          <w:t>Формат файла экспорта</w:t>
        </w:r>
        <w:bookmarkEnd w:id="680"/>
      </w:ins>
    </w:p>
    <w:p w14:paraId="7F4F665B" w14:textId="77777777" w:rsidR="006B3199" w:rsidRPr="007273C4" w:rsidRDefault="006B3199" w:rsidP="006B3199">
      <w:pPr>
        <w:rPr>
          <w:ins w:id="682" w:author="Автор"/>
        </w:rPr>
      </w:pPr>
      <w:ins w:id="683" w:author="Автор">
        <w:r w:rsidRPr="007273C4">
          <w:t>Состав полей – в таблице ниже:</w:t>
        </w:r>
      </w:ins>
    </w:p>
    <w:tbl>
      <w:tblPr>
        <w:tblStyle w:val="a5"/>
        <w:tblW w:w="9180" w:type="dxa"/>
        <w:tblLook w:val="04A0" w:firstRow="1" w:lastRow="0" w:firstColumn="1" w:lastColumn="0" w:noHBand="0" w:noVBand="1"/>
      </w:tblPr>
      <w:tblGrid>
        <w:gridCol w:w="2502"/>
        <w:gridCol w:w="2556"/>
        <w:gridCol w:w="4122"/>
      </w:tblGrid>
      <w:tr w:rsidR="006B3199" w:rsidRPr="007273C4" w14:paraId="08106D51" w14:textId="77777777" w:rsidTr="006B3199">
        <w:trPr>
          <w:tblHeader/>
          <w:ins w:id="684" w:author="Автор"/>
        </w:trPr>
        <w:tc>
          <w:tcPr>
            <w:tcW w:w="2502" w:type="dxa"/>
            <w:shd w:val="clear" w:color="auto" w:fill="D9D9D9" w:themeFill="background1" w:themeFillShade="D9"/>
            <w:vAlign w:val="center"/>
          </w:tcPr>
          <w:p w14:paraId="2416AEDD" w14:textId="77777777" w:rsidR="006B3199" w:rsidRPr="007273C4" w:rsidRDefault="006B3199" w:rsidP="006B3199">
            <w:pPr>
              <w:numPr>
                <w:ilvl w:val="12"/>
                <w:numId w:val="0"/>
              </w:numPr>
              <w:spacing w:after="80"/>
              <w:rPr>
                <w:ins w:id="685" w:author="Автор"/>
                <w:b/>
              </w:rPr>
            </w:pPr>
            <w:ins w:id="686" w:author="Автор">
              <w:r w:rsidRPr="007273C4">
                <w:rPr>
                  <w:b/>
                </w:rPr>
                <w:t>Наименование поля</w:t>
              </w:r>
            </w:ins>
          </w:p>
        </w:tc>
        <w:tc>
          <w:tcPr>
            <w:tcW w:w="2556" w:type="dxa"/>
            <w:shd w:val="clear" w:color="auto" w:fill="D9D9D9" w:themeFill="background1" w:themeFillShade="D9"/>
            <w:vAlign w:val="center"/>
          </w:tcPr>
          <w:p w14:paraId="153F2D3A" w14:textId="77777777" w:rsidR="006B3199" w:rsidRPr="007273C4" w:rsidRDefault="006B3199" w:rsidP="006B3199">
            <w:pPr>
              <w:numPr>
                <w:ilvl w:val="12"/>
                <w:numId w:val="0"/>
              </w:numPr>
              <w:spacing w:after="80"/>
              <w:rPr>
                <w:ins w:id="687" w:author="Автор"/>
                <w:b/>
              </w:rPr>
            </w:pPr>
            <w:ins w:id="688" w:author="Автор">
              <w:r w:rsidRPr="007273C4">
                <w:rPr>
                  <w:b/>
                </w:rPr>
                <w:t>Описание</w:t>
              </w:r>
            </w:ins>
          </w:p>
        </w:tc>
        <w:tc>
          <w:tcPr>
            <w:tcW w:w="4122" w:type="dxa"/>
            <w:shd w:val="clear" w:color="auto" w:fill="D9D9D9" w:themeFill="background1" w:themeFillShade="D9"/>
          </w:tcPr>
          <w:p w14:paraId="33B6D4DA" w14:textId="4DAE92B6" w:rsidR="006B3199" w:rsidRPr="007273C4" w:rsidRDefault="00182D82" w:rsidP="006B3199">
            <w:pPr>
              <w:numPr>
                <w:ilvl w:val="12"/>
                <w:numId w:val="0"/>
              </w:numPr>
              <w:spacing w:after="80"/>
              <w:rPr>
                <w:ins w:id="689" w:author="Автор"/>
                <w:b/>
              </w:rPr>
            </w:pPr>
            <w:ins w:id="690" w:author="Автор">
              <w:r w:rsidRPr="00252A21">
                <w:rPr>
                  <w:rFonts w:cs="Arial"/>
                  <w:b/>
                </w:rPr>
                <w:t>Источник данных</w:t>
              </w:r>
              <w:r>
                <w:rPr>
                  <w:rFonts w:cs="Arial"/>
                  <w:b/>
                </w:rPr>
                <w:t xml:space="preserve"> (см. </w:t>
              </w:r>
              <w:r>
                <w:rPr>
                  <w:rFonts w:cs="Arial"/>
                  <w:b/>
                </w:rPr>
                <w:fldChar w:fldCharType="begin"/>
              </w:r>
              <w:r>
                <w:rPr>
                  <w:rFonts w:cs="Arial"/>
                  <w:b/>
                </w:rPr>
                <w:instrText xml:space="preserve"> HYPERLINK "http://portal2/project-prod/default.aspx?RootFolder=%2Fproject%2Dprod%2FShared%20Documents%2F%D0%9F%D1%80%D0%BE%D0%B5%D0%BA%D1%82%D1%8B%20%D0%A0%D0%9C%D0%98%D0%A1%2FEMIAS%2F%D0%A2%D1%80%D0%B5%D0%B1%D0%BE%D0%B2%D0%B0%D0%BD%D0%B8%D1%8F%2F%D0%9E%D0%9C%D0%A1%2F%D0%9C%D0%BE%D0%B4%D0%B5%D0%BB%D1%8C%20%D0%B4%D0%B0%D0%BD%D0%BD%D1%8B%D1%85&amp;FolderCTID=0x012000F9925BB79670E44CB4918799312E690A&amp;View=%7b2B4E1473-29AD-4165-BE16-C39660B38163%7d" </w:instrText>
              </w:r>
              <w:r>
                <w:rPr>
                  <w:rFonts w:cs="Arial"/>
                  <w:b/>
                </w:rPr>
                <w:fldChar w:fldCharType="separate"/>
              </w:r>
              <w:r w:rsidRPr="00D43CAE">
                <w:rPr>
                  <w:rStyle w:val="a6"/>
                  <w:rFonts w:cs="Arial"/>
                  <w:b/>
                </w:rPr>
                <w:t>Логическая модель данных</w:t>
              </w:r>
              <w:r>
                <w:rPr>
                  <w:rFonts w:cs="Arial"/>
                  <w:b/>
                </w:rPr>
                <w:fldChar w:fldCharType="end"/>
              </w:r>
              <w:r>
                <w:rPr>
                  <w:rFonts w:cs="Arial"/>
                  <w:b/>
                </w:rPr>
                <w:t>)</w:t>
              </w:r>
            </w:ins>
          </w:p>
        </w:tc>
      </w:tr>
      <w:tr w:rsidR="00B87045" w:rsidRPr="007273C4" w14:paraId="46226763" w14:textId="77777777" w:rsidTr="006B3199">
        <w:trPr>
          <w:ins w:id="691" w:author="Автор"/>
        </w:trPr>
        <w:tc>
          <w:tcPr>
            <w:tcW w:w="2502" w:type="dxa"/>
            <w:shd w:val="clear" w:color="auto" w:fill="auto"/>
          </w:tcPr>
          <w:p w14:paraId="793E5FCA" w14:textId="77777777" w:rsidR="00B87045" w:rsidRPr="006411B3" w:rsidRDefault="00B87045" w:rsidP="006B3199">
            <w:pPr>
              <w:rPr>
                <w:ins w:id="692" w:author="Автор"/>
              </w:rPr>
            </w:pPr>
            <w:ins w:id="693" w:author="Автор">
              <w:r>
                <w:t>Фамилия</w:t>
              </w:r>
            </w:ins>
          </w:p>
        </w:tc>
        <w:tc>
          <w:tcPr>
            <w:tcW w:w="2556" w:type="dxa"/>
            <w:shd w:val="clear" w:color="auto" w:fill="auto"/>
          </w:tcPr>
          <w:p w14:paraId="68EDBE65" w14:textId="77777777" w:rsidR="00B87045" w:rsidRPr="007273C4" w:rsidRDefault="00B87045" w:rsidP="006B3199">
            <w:pPr>
              <w:jc w:val="left"/>
              <w:rPr>
                <w:ins w:id="694" w:author="Автор"/>
              </w:rPr>
            </w:pPr>
            <w:ins w:id="695" w:author="Автор">
              <w:r w:rsidRPr="007273C4">
                <w:t xml:space="preserve">Фамилия </w:t>
              </w:r>
              <w:proofErr w:type="gramStart"/>
              <w:r w:rsidRPr="007273C4">
                <w:t>застрахованного</w:t>
              </w:r>
              <w:proofErr w:type="gramEnd"/>
            </w:ins>
          </w:p>
        </w:tc>
        <w:tc>
          <w:tcPr>
            <w:tcW w:w="4122" w:type="dxa"/>
          </w:tcPr>
          <w:p w14:paraId="03AE05D5" w14:textId="72B44EBB" w:rsidR="00B87045" w:rsidRPr="007273C4" w:rsidRDefault="00B87045" w:rsidP="00B87045">
            <w:pPr>
              <w:jc w:val="left"/>
              <w:rPr>
                <w:ins w:id="696" w:author="Автор"/>
              </w:rPr>
            </w:pPr>
            <w:ins w:id="697" w:author="Автор">
              <w:r>
                <w:rPr>
                  <w:rFonts w:cs="Arial"/>
                </w:rPr>
                <w:t xml:space="preserve">«Новое прикрепление </w:t>
              </w:r>
              <w:proofErr w:type="spellStart"/>
              <w:r>
                <w:rPr>
                  <w:rFonts w:cs="Arial"/>
                </w:rPr>
                <w:t>пациента</w:t>
              </w:r>
              <w:proofErr w:type="gramStart"/>
              <w:r>
                <w:rPr>
                  <w:rFonts w:cs="Arial"/>
                </w:rPr>
                <w:t>.Ф</w:t>
              </w:r>
              <w:proofErr w:type="gramEnd"/>
              <w:r>
                <w:rPr>
                  <w:rFonts w:cs="Arial"/>
                </w:rPr>
                <w:t>амилия</w:t>
              </w:r>
              <w:proofErr w:type="spellEnd"/>
              <w:r>
                <w:rPr>
                  <w:rFonts w:cs="Arial"/>
                </w:rPr>
                <w:t xml:space="preserve">» </w:t>
              </w:r>
            </w:ins>
          </w:p>
        </w:tc>
      </w:tr>
      <w:tr w:rsidR="00B87045" w:rsidRPr="007273C4" w14:paraId="4153ACCB" w14:textId="77777777" w:rsidTr="006B3199">
        <w:trPr>
          <w:ins w:id="698" w:author="Автор"/>
        </w:trPr>
        <w:tc>
          <w:tcPr>
            <w:tcW w:w="2502" w:type="dxa"/>
            <w:shd w:val="clear" w:color="auto" w:fill="auto"/>
          </w:tcPr>
          <w:p w14:paraId="30E524D8" w14:textId="77777777" w:rsidR="00B87045" w:rsidRPr="007273C4" w:rsidRDefault="00B87045" w:rsidP="006B3199">
            <w:pPr>
              <w:rPr>
                <w:ins w:id="699" w:author="Автор"/>
                <w:lang w:val="en-US"/>
              </w:rPr>
            </w:pPr>
            <w:ins w:id="700" w:author="Автор">
              <w:r w:rsidRPr="007273C4">
                <w:t>Имя</w:t>
              </w:r>
            </w:ins>
          </w:p>
        </w:tc>
        <w:tc>
          <w:tcPr>
            <w:tcW w:w="2556" w:type="dxa"/>
            <w:shd w:val="clear" w:color="auto" w:fill="auto"/>
          </w:tcPr>
          <w:p w14:paraId="61C3512D" w14:textId="77777777" w:rsidR="00B87045" w:rsidRPr="007273C4" w:rsidRDefault="00B87045" w:rsidP="006B3199">
            <w:pPr>
              <w:jc w:val="left"/>
              <w:rPr>
                <w:ins w:id="701" w:author="Автор"/>
              </w:rPr>
            </w:pPr>
            <w:ins w:id="702" w:author="Автор">
              <w:r w:rsidRPr="007273C4">
                <w:t xml:space="preserve">Имя </w:t>
              </w:r>
              <w:proofErr w:type="gramStart"/>
              <w:r w:rsidRPr="007273C4">
                <w:t>застрахованного</w:t>
              </w:r>
              <w:proofErr w:type="gramEnd"/>
            </w:ins>
          </w:p>
        </w:tc>
        <w:tc>
          <w:tcPr>
            <w:tcW w:w="4122" w:type="dxa"/>
          </w:tcPr>
          <w:p w14:paraId="1D0E1BF8" w14:textId="24263EA2" w:rsidR="00B87045" w:rsidRPr="007273C4" w:rsidRDefault="00B87045" w:rsidP="00B87045">
            <w:pPr>
              <w:jc w:val="left"/>
              <w:rPr>
                <w:ins w:id="703" w:author="Автор"/>
              </w:rPr>
            </w:pPr>
            <w:ins w:id="704" w:author="Автор">
              <w:r w:rsidRPr="00B87045">
                <w:t xml:space="preserve">«Новое прикрепление </w:t>
              </w:r>
              <w:proofErr w:type="spellStart"/>
              <w:r w:rsidRPr="00B87045">
                <w:t>пациента</w:t>
              </w:r>
              <w:proofErr w:type="gramStart"/>
              <w:r w:rsidRPr="00B87045">
                <w:t>.И</w:t>
              </w:r>
              <w:proofErr w:type="gramEnd"/>
              <w:r w:rsidRPr="00B87045">
                <w:t>мя</w:t>
              </w:r>
              <w:proofErr w:type="spellEnd"/>
              <w:r w:rsidRPr="00B87045">
                <w:t>»</w:t>
              </w:r>
            </w:ins>
          </w:p>
        </w:tc>
      </w:tr>
      <w:tr w:rsidR="00B87045" w:rsidRPr="007273C4" w14:paraId="3F357600" w14:textId="77777777" w:rsidTr="006B3199">
        <w:trPr>
          <w:ins w:id="705" w:author="Автор"/>
        </w:trPr>
        <w:tc>
          <w:tcPr>
            <w:tcW w:w="2502" w:type="dxa"/>
            <w:shd w:val="clear" w:color="auto" w:fill="auto"/>
          </w:tcPr>
          <w:p w14:paraId="4218CE53" w14:textId="77777777" w:rsidR="00B87045" w:rsidRPr="007273C4" w:rsidRDefault="00B87045" w:rsidP="006B3199">
            <w:pPr>
              <w:rPr>
                <w:ins w:id="706" w:author="Автор"/>
                <w:lang w:val="en-US"/>
              </w:rPr>
            </w:pPr>
            <w:ins w:id="707" w:author="Автор">
              <w:r w:rsidRPr="007273C4">
                <w:t>Отчество</w:t>
              </w:r>
            </w:ins>
          </w:p>
        </w:tc>
        <w:tc>
          <w:tcPr>
            <w:tcW w:w="2556" w:type="dxa"/>
            <w:shd w:val="clear" w:color="auto" w:fill="auto"/>
          </w:tcPr>
          <w:p w14:paraId="4CB0132E" w14:textId="77777777" w:rsidR="00B87045" w:rsidRPr="007273C4" w:rsidRDefault="00B87045" w:rsidP="006B3199">
            <w:pPr>
              <w:jc w:val="left"/>
              <w:rPr>
                <w:ins w:id="708" w:author="Автор"/>
              </w:rPr>
            </w:pPr>
            <w:ins w:id="709" w:author="Автор">
              <w:r w:rsidRPr="007273C4">
                <w:t xml:space="preserve">Отчество </w:t>
              </w:r>
              <w:proofErr w:type="gramStart"/>
              <w:r w:rsidRPr="007273C4">
                <w:t>застрахованного</w:t>
              </w:r>
              <w:proofErr w:type="gramEnd"/>
            </w:ins>
          </w:p>
        </w:tc>
        <w:tc>
          <w:tcPr>
            <w:tcW w:w="4122" w:type="dxa"/>
          </w:tcPr>
          <w:p w14:paraId="19DC9B10" w14:textId="13D28D21" w:rsidR="00B87045" w:rsidRPr="007273C4" w:rsidRDefault="00B87045" w:rsidP="00B87045">
            <w:pPr>
              <w:jc w:val="left"/>
              <w:rPr>
                <w:ins w:id="710" w:author="Автор"/>
              </w:rPr>
            </w:pPr>
            <w:ins w:id="711" w:author="Автор">
              <w:r w:rsidRPr="00B87045">
                <w:t xml:space="preserve">«Новое прикрепление </w:t>
              </w:r>
              <w:proofErr w:type="spellStart"/>
              <w:r w:rsidRPr="00B87045">
                <w:t>пациента</w:t>
              </w:r>
              <w:proofErr w:type="gramStart"/>
              <w:r w:rsidRPr="00B87045">
                <w:t>.О</w:t>
              </w:r>
              <w:proofErr w:type="gramEnd"/>
              <w:r w:rsidRPr="00B87045">
                <w:t>тчество</w:t>
              </w:r>
              <w:proofErr w:type="spellEnd"/>
              <w:r w:rsidRPr="00B87045">
                <w:t>»</w:t>
              </w:r>
            </w:ins>
          </w:p>
        </w:tc>
      </w:tr>
      <w:tr w:rsidR="00B87045" w:rsidRPr="007273C4" w14:paraId="131E391B" w14:textId="77777777" w:rsidTr="006B3199">
        <w:trPr>
          <w:ins w:id="712" w:author="Автор"/>
        </w:trPr>
        <w:tc>
          <w:tcPr>
            <w:tcW w:w="2502" w:type="dxa"/>
            <w:shd w:val="clear" w:color="auto" w:fill="auto"/>
          </w:tcPr>
          <w:p w14:paraId="00FCB8E4" w14:textId="77777777" w:rsidR="00B87045" w:rsidRPr="007273C4" w:rsidRDefault="00B87045" w:rsidP="006B3199">
            <w:pPr>
              <w:rPr>
                <w:ins w:id="713" w:author="Автор"/>
                <w:lang w:val="en-US"/>
              </w:rPr>
            </w:pPr>
            <w:ins w:id="714" w:author="Автор">
              <w:r>
                <w:t>Дата рождения</w:t>
              </w:r>
            </w:ins>
          </w:p>
        </w:tc>
        <w:tc>
          <w:tcPr>
            <w:tcW w:w="2556" w:type="dxa"/>
            <w:shd w:val="clear" w:color="auto" w:fill="auto"/>
          </w:tcPr>
          <w:p w14:paraId="7A4DC2F7" w14:textId="77777777" w:rsidR="00B87045" w:rsidRPr="007273C4" w:rsidRDefault="00B87045" w:rsidP="006B3199">
            <w:pPr>
              <w:jc w:val="left"/>
              <w:rPr>
                <w:ins w:id="715" w:author="Автор"/>
              </w:rPr>
            </w:pPr>
            <w:ins w:id="716" w:author="Автор">
              <w:r w:rsidRPr="007273C4">
                <w:t xml:space="preserve">Дата </w:t>
              </w:r>
              <w:proofErr w:type="spellStart"/>
              <w:r w:rsidRPr="007273C4">
                <w:t>рождаения</w:t>
              </w:r>
              <w:proofErr w:type="spellEnd"/>
              <w:r w:rsidRPr="007273C4">
                <w:t xml:space="preserve"> застрахованного в формате ДД.ММ</w:t>
              </w:r>
              <w:proofErr w:type="gramStart"/>
              <w:r w:rsidRPr="007273C4">
                <w:t>.Г</w:t>
              </w:r>
              <w:proofErr w:type="gramEnd"/>
              <w:r w:rsidRPr="007273C4">
                <w:t>ГГГ</w:t>
              </w:r>
            </w:ins>
          </w:p>
        </w:tc>
        <w:tc>
          <w:tcPr>
            <w:tcW w:w="4122" w:type="dxa"/>
          </w:tcPr>
          <w:p w14:paraId="143D6A28" w14:textId="0F0E273C" w:rsidR="00B87045" w:rsidRPr="007273C4" w:rsidRDefault="00B87045" w:rsidP="00B87045">
            <w:pPr>
              <w:jc w:val="left"/>
              <w:rPr>
                <w:ins w:id="717" w:author="Автор"/>
              </w:rPr>
            </w:pPr>
            <w:ins w:id="718" w:author="Автор">
              <w:r w:rsidRPr="008E2A8D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8E2A8D">
                <w:rPr>
                  <w:rFonts w:cs="Arial"/>
                </w:rPr>
                <w:t>пациента</w:t>
              </w:r>
              <w:proofErr w:type="gramStart"/>
              <w:r w:rsidRPr="008E2A8D">
                <w:rPr>
                  <w:rFonts w:cs="Arial"/>
                </w:rPr>
                <w:t>.</w:t>
              </w:r>
              <w:r>
                <w:rPr>
                  <w:rFonts w:cs="Arial"/>
                </w:rPr>
                <w:t>Д</w:t>
              </w:r>
              <w:proofErr w:type="gramEnd"/>
              <w:r>
                <w:rPr>
                  <w:rFonts w:cs="Arial"/>
                </w:rPr>
                <w:t>ата</w:t>
              </w:r>
              <w:proofErr w:type="spellEnd"/>
              <w:r>
                <w:rPr>
                  <w:rFonts w:cs="Arial"/>
                </w:rPr>
                <w:t xml:space="preserve"> рождения</w:t>
              </w:r>
              <w:r w:rsidRPr="008E2A8D">
                <w:rPr>
                  <w:rFonts w:cs="Arial"/>
                </w:rPr>
                <w:t>»</w:t>
              </w:r>
            </w:ins>
          </w:p>
        </w:tc>
      </w:tr>
      <w:tr w:rsidR="00B87045" w:rsidRPr="007273C4" w14:paraId="56E2C76C" w14:textId="77777777" w:rsidTr="006B3199">
        <w:trPr>
          <w:ins w:id="719" w:author="Автор"/>
        </w:trPr>
        <w:tc>
          <w:tcPr>
            <w:tcW w:w="2502" w:type="dxa"/>
            <w:shd w:val="clear" w:color="auto" w:fill="auto"/>
          </w:tcPr>
          <w:p w14:paraId="0981799C" w14:textId="4A4FF301" w:rsidR="00B87045" w:rsidRPr="00FB7A51" w:rsidRDefault="00B87045" w:rsidP="006B3199">
            <w:pPr>
              <w:rPr>
                <w:ins w:id="720" w:author="Автор"/>
              </w:rPr>
            </w:pPr>
            <w:ins w:id="721" w:author="Автор">
              <w:r>
                <w:t>Полис ОМС</w:t>
              </w:r>
            </w:ins>
          </w:p>
        </w:tc>
        <w:tc>
          <w:tcPr>
            <w:tcW w:w="2556" w:type="dxa"/>
            <w:shd w:val="clear" w:color="auto" w:fill="auto"/>
          </w:tcPr>
          <w:p w14:paraId="4722FD02" w14:textId="6FC0F4BE" w:rsidR="00B87045" w:rsidRPr="007273C4" w:rsidRDefault="00B87045" w:rsidP="006B3199">
            <w:pPr>
              <w:jc w:val="left"/>
              <w:rPr>
                <w:ins w:id="722" w:author="Автор"/>
              </w:rPr>
            </w:pPr>
            <w:ins w:id="723" w:author="Автор">
              <w:r w:rsidRPr="00B759BD">
                <w:t>Номер и серия полиса ОМС застрахованного</w:t>
              </w:r>
            </w:ins>
          </w:p>
        </w:tc>
        <w:tc>
          <w:tcPr>
            <w:tcW w:w="4122" w:type="dxa"/>
          </w:tcPr>
          <w:p w14:paraId="24511D6E" w14:textId="5BF06E01" w:rsidR="00B87045" w:rsidRPr="007273C4" w:rsidRDefault="00B87045" w:rsidP="00B87045">
            <w:pPr>
              <w:jc w:val="left"/>
              <w:rPr>
                <w:ins w:id="724" w:author="Автор"/>
              </w:rPr>
            </w:pPr>
            <w:ins w:id="725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Н</w:t>
              </w:r>
              <w:proofErr w:type="gramEnd"/>
              <w:r>
                <w:rPr>
                  <w:rFonts w:cs="Arial"/>
                </w:rPr>
                <w:t>омер</w:t>
              </w:r>
              <w:proofErr w:type="spellEnd"/>
              <w:r>
                <w:rPr>
                  <w:rFonts w:cs="Arial"/>
                </w:rPr>
                <w:t xml:space="preserve"> полиса</w:t>
              </w:r>
              <w:r w:rsidRPr="001B6E8B">
                <w:rPr>
                  <w:rFonts w:cs="Arial"/>
                </w:rPr>
                <w:t>»</w:t>
              </w:r>
              <w:r>
                <w:rPr>
                  <w:rFonts w:cs="Arial"/>
                </w:rPr>
                <w:t xml:space="preserve">  </w:t>
              </w:r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пациента.</w:t>
              </w:r>
              <w:r>
                <w:rPr>
                  <w:rFonts w:cs="Arial"/>
                </w:rPr>
                <w:t>Серия</w:t>
              </w:r>
              <w:proofErr w:type="spellEnd"/>
              <w:r w:rsidRPr="001B6E8B">
                <w:rPr>
                  <w:rFonts w:cs="Arial"/>
                </w:rPr>
                <w:t xml:space="preserve"> полиса»  </w:t>
              </w:r>
            </w:ins>
          </w:p>
        </w:tc>
      </w:tr>
      <w:tr w:rsidR="00B87045" w:rsidRPr="007273C4" w14:paraId="3B4A33EF" w14:textId="77777777" w:rsidTr="006B3199">
        <w:trPr>
          <w:ins w:id="726" w:author="Автор"/>
        </w:trPr>
        <w:tc>
          <w:tcPr>
            <w:tcW w:w="2502" w:type="dxa"/>
            <w:shd w:val="clear" w:color="auto" w:fill="auto"/>
          </w:tcPr>
          <w:p w14:paraId="5509587E" w14:textId="5956C5EF" w:rsidR="00B87045" w:rsidRPr="006411B3" w:rsidRDefault="00B87045" w:rsidP="006B3199">
            <w:pPr>
              <w:rPr>
                <w:ins w:id="727" w:author="Автор"/>
              </w:rPr>
            </w:pPr>
            <w:ins w:id="728" w:author="Автор">
              <w:r>
                <w:t>СМО</w:t>
              </w:r>
            </w:ins>
          </w:p>
        </w:tc>
        <w:tc>
          <w:tcPr>
            <w:tcW w:w="2556" w:type="dxa"/>
            <w:shd w:val="clear" w:color="auto" w:fill="auto"/>
          </w:tcPr>
          <w:p w14:paraId="6294C6F1" w14:textId="53073433" w:rsidR="00B87045" w:rsidRPr="007273C4" w:rsidRDefault="00B87045" w:rsidP="006B3199">
            <w:pPr>
              <w:jc w:val="left"/>
              <w:rPr>
                <w:ins w:id="729" w:author="Автор"/>
              </w:rPr>
            </w:pPr>
            <w:ins w:id="730" w:author="Автор">
              <w:r w:rsidRPr="00B759BD">
                <w:t xml:space="preserve">Наименование СМО </w:t>
              </w:r>
              <w:proofErr w:type="gramStart"/>
              <w:r w:rsidRPr="00B759BD">
                <w:t>застрахованного</w:t>
              </w:r>
              <w:proofErr w:type="gramEnd"/>
            </w:ins>
          </w:p>
        </w:tc>
        <w:tc>
          <w:tcPr>
            <w:tcW w:w="4122" w:type="dxa"/>
          </w:tcPr>
          <w:p w14:paraId="00A0FE58" w14:textId="5042F63B" w:rsidR="00B87045" w:rsidRPr="00092F68" w:rsidRDefault="00B87045" w:rsidP="00B87045">
            <w:pPr>
              <w:jc w:val="left"/>
              <w:rPr>
                <w:ins w:id="731" w:author="Автор"/>
              </w:rPr>
            </w:pPr>
            <w:ins w:id="732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И</w:t>
              </w:r>
              <w:proofErr w:type="gramEnd"/>
              <w:r>
                <w:rPr>
                  <w:rFonts w:cs="Arial"/>
                </w:rPr>
                <w:t>Д</w:t>
              </w:r>
              <w:proofErr w:type="spellEnd"/>
              <w:r>
                <w:rPr>
                  <w:rFonts w:cs="Arial"/>
                </w:rPr>
                <w:t xml:space="preserve"> плательщика в сессии</w:t>
              </w:r>
              <w:r w:rsidRPr="001B6E8B">
                <w:rPr>
                  <w:rFonts w:cs="Arial"/>
                </w:rPr>
                <w:t xml:space="preserve">»  </w:t>
              </w:r>
            </w:ins>
          </w:p>
        </w:tc>
      </w:tr>
      <w:tr w:rsidR="00B87045" w:rsidRPr="007273C4" w14:paraId="7DD813B2" w14:textId="77777777" w:rsidTr="006B3199">
        <w:trPr>
          <w:ins w:id="733" w:author="Автор"/>
        </w:trPr>
        <w:tc>
          <w:tcPr>
            <w:tcW w:w="2502" w:type="dxa"/>
            <w:shd w:val="clear" w:color="auto" w:fill="auto"/>
          </w:tcPr>
          <w:p w14:paraId="28B739FC" w14:textId="1C64C367" w:rsidR="00B87045" w:rsidRPr="00FB7A51" w:rsidDel="004172FC" w:rsidRDefault="00B87045" w:rsidP="006B3199">
            <w:pPr>
              <w:rPr>
                <w:ins w:id="734" w:author="Автор"/>
              </w:rPr>
            </w:pPr>
            <w:ins w:id="735" w:author="Автор">
              <w:r>
                <w:t>Дата прикрепления</w:t>
              </w:r>
            </w:ins>
          </w:p>
        </w:tc>
        <w:tc>
          <w:tcPr>
            <w:tcW w:w="2556" w:type="dxa"/>
            <w:shd w:val="clear" w:color="auto" w:fill="auto"/>
          </w:tcPr>
          <w:p w14:paraId="1838358B" w14:textId="4F4DC36E" w:rsidR="00B87045" w:rsidRPr="007273C4" w:rsidRDefault="00B87045" w:rsidP="006B3199">
            <w:pPr>
              <w:jc w:val="left"/>
              <w:rPr>
                <w:ins w:id="736" w:author="Автор"/>
              </w:rPr>
            </w:pPr>
            <w:ins w:id="737" w:author="Автор">
              <w:r>
                <w:t>Дата начала прикрепления</w:t>
              </w:r>
            </w:ins>
          </w:p>
        </w:tc>
        <w:tc>
          <w:tcPr>
            <w:tcW w:w="4122" w:type="dxa"/>
          </w:tcPr>
          <w:p w14:paraId="3F6AC36D" w14:textId="4968358D" w:rsidR="00B87045" w:rsidRPr="00B87045" w:rsidRDefault="00B87045" w:rsidP="00B87045">
            <w:pPr>
              <w:jc w:val="left"/>
              <w:rPr>
                <w:ins w:id="738" w:author="Автор"/>
              </w:rPr>
            </w:pPr>
            <w:ins w:id="739" w:author="Автор">
              <w:r w:rsidRPr="001B6E8B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1B6E8B">
                <w:rPr>
                  <w:rFonts w:cs="Arial"/>
                </w:rPr>
                <w:t>пациента</w:t>
              </w:r>
              <w:proofErr w:type="gramStart"/>
              <w:r w:rsidRPr="001B6E8B">
                <w:rPr>
                  <w:rFonts w:cs="Arial"/>
                </w:rPr>
                <w:t>.</w:t>
              </w:r>
              <w:r>
                <w:rPr>
                  <w:rFonts w:cs="Arial"/>
                </w:rPr>
                <w:t>Д</w:t>
              </w:r>
              <w:proofErr w:type="gramEnd"/>
              <w:r>
                <w:rPr>
                  <w:rFonts w:cs="Arial"/>
                </w:rPr>
                <w:t>ата</w:t>
              </w:r>
              <w:proofErr w:type="spellEnd"/>
              <w:r>
                <w:rPr>
                  <w:rFonts w:cs="Arial"/>
                </w:rPr>
                <w:t xml:space="preserve"> начала действия прикрепления</w:t>
              </w:r>
              <w:r w:rsidRPr="001B6E8B">
                <w:rPr>
                  <w:rFonts w:cs="Arial"/>
                </w:rPr>
                <w:t xml:space="preserve">»  </w:t>
              </w:r>
            </w:ins>
          </w:p>
        </w:tc>
      </w:tr>
      <w:tr w:rsidR="00B87045" w:rsidRPr="007273C4" w14:paraId="59C193CE" w14:textId="77777777" w:rsidTr="006B3199">
        <w:trPr>
          <w:ins w:id="740" w:author="Автор"/>
        </w:trPr>
        <w:tc>
          <w:tcPr>
            <w:tcW w:w="2502" w:type="dxa"/>
            <w:shd w:val="clear" w:color="auto" w:fill="auto"/>
          </w:tcPr>
          <w:p w14:paraId="39B6D14C" w14:textId="498922D4" w:rsidR="00B87045" w:rsidRDefault="00B87045" w:rsidP="006B3199">
            <w:pPr>
              <w:rPr>
                <w:ins w:id="741" w:author="Автор"/>
              </w:rPr>
            </w:pPr>
            <w:ins w:id="742" w:author="Автор">
              <w:r>
                <w:t>Способ прикрепления</w:t>
              </w:r>
            </w:ins>
          </w:p>
        </w:tc>
        <w:tc>
          <w:tcPr>
            <w:tcW w:w="2556" w:type="dxa"/>
            <w:shd w:val="clear" w:color="auto" w:fill="auto"/>
          </w:tcPr>
          <w:p w14:paraId="35882953" w14:textId="78D1A82A" w:rsidR="00B87045" w:rsidRDefault="00B87045" w:rsidP="006B3199">
            <w:pPr>
              <w:jc w:val="left"/>
              <w:rPr>
                <w:ins w:id="743" w:author="Автор"/>
              </w:rPr>
            </w:pPr>
            <w:ins w:id="744" w:author="Автор">
              <w:r w:rsidRPr="00252A21">
                <w:rPr>
                  <w:rFonts w:cs="Arial"/>
                </w:rPr>
                <w:t xml:space="preserve">Код способа прикрепления и его описание (записывается </w:t>
              </w:r>
              <w:proofErr w:type="gramStart"/>
              <w:r w:rsidRPr="00252A21">
                <w:rPr>
                  <w:rFonts w:cs="Arial"/>
                </w:rPr>
                <w:t>через</w:t>
              </w:r>
              <w:proofErr w:type="gramEnd"/>
              <w:r w:rsidRPr="00252A21">
                <w:rPr>
                  <w:rFonts w:cs="Arial"/>
                </w:rPr>
                <w:t xml:space="preserve"> «-»)</w:t>
              </w:r>
            </w:ins>
          </w:p>
        </w:tc>
        <w:tc>
          <w:tcPr>
            <w:tcW w:w="4122" w:type="dxa"/>
          </w:tcPr>
          <w:p w14:paraId="43A63164" w14:textId="419CFDEB" w:rsidR="00B87045" w:rsidRPr="00B759BD" w:rsidRDefault="00B87045" w:rsidP="00B87045">
            <w:pPr>
              <w:jc w:val="left"/>
              <w:rPr>
                <w:ins w:id="745" w:author="Автор"/>
              </w:rPr>
            </w:pPr>
            <w:ins w:id="746" w:author="Автор">
              <w:r w:rsidRPr="00F64168">
                <w:rPr>
                  <w:rFonts w:cs="Arial"/>
                </w:rPr>
                <w:t xml:space="preserve">«Новое прикрепление </w:t>
              </w:r>
              <w:proofErr w:type="spellStart"/>
              <w:r w:rsidRPr="00F64168">
                <w:rPr>
                  <w:rFonts w:cs="Arial"/>
                </w:rPr>
                <w:t>пациента</w:t>
              </w:r>
              <w:proofErr w:type="gramStart"/>
              <w:r w:rsidRPr="00F64168">
                <w:rPr>
                  <w:rFonts w:cs="Arial"/>
                </w:rPr>
                <w:t>.</w:t>
              </w:r>
              <w:r>
                <w:rPr>
                  <w:rFonts w:cs="Arial"/>
                </w:rPr>
                <w:t>С</w:t>
              </w:r>
              <w:proofErr w:type="gramEnd"/>
              <w:r>
                <w:rPr>
                  <w:rFonts w:cs="Arial"/>
                </w:rPr>
                <w:t>пособ</w:t>
              </w:r>
              <w:proofErr w:type="spellEnd"/>
              <w:r>
                <w:rPr>
                  <w:rFonts w:cs="Arial"/>
                </w:rPr>
                <w:t xml:space="preserve"> прикрепления</w:t>
              </w:r>
              <w:r w:rsidRPr="00F64168">
                <w:rPr>
                  <w:rFonts w:cs="Arial"/>
                </w:rPr>
                <w:t xml:space="preserve">»  </w:t>
              </w:r>
            </w:ins>
          </w:p>
        </w:tc>
      </w:tr>
      <w:tr w:rsidR="00B87045" w:rsidRPr="007273C4" w14:paraId="51C3F256" w14:textId="77777777" w:rsidTr="006B3199">
        <w:trPr>
          <w:ins w:id="747" w:author="Автор"/>
        </w:trPr>
        <w:tc>
          <w:tcPr>
            <w:tcW w:w="2502" w:type="dxa"/>
            <w:shd w:val="clear" w:color="auto" w:fill="auto"/>
          </w:tcPr>
          <w:p w14:paraId="65789177" w14:textId="453861F5" w:rsidR="00B87045" w:rsidRPr="00092F68" w:rsidRDefault="00B87045" w:rsidP="006B3199">
            <w:pPr>
              <w:rPr>
                <w:ins w:id="748" w:author="Автор"/>
              </w:rPr>
            </w:pPr>
            <w:ins w:id="749" w:author="Автор">
              <w:r>
                <w:lastRenderedPageBreak/>
                <w:t>Статус</w:t>
              </w:r>
            </w:ins>
          </w:p>
        </w:tc>
        <w:tc>
          <w:tcPr>
            <w:tcW w:w="2556" w:type="dxa"/>
            <w:shd w:val="clear" w:color="auto" w:fill="auto"/>
          </w:tcPr>
          <w:p w14:paraId="5D718188" w14:textId="1E2D43A7" w:rsidR="00B87045" w:rsidRPr="007273C4" w:rsidRDefault="00B87045" w:rsidP="006B3199">
            <w:pPr>
              <w:jc w:val="left"/>
              <w:rPr>
                <w:ins w:id="750" w:author="Автор"/>
              </w:rPr>
            </w:pPr>
            <w:ins w:id="751" w:author="Автор">
              <w:r w:rsidRPr="00252A21">
                <w:rPr>
                  <w:rFonts w:cs="Arial"/>
                </w:rPr>
                <w:t>Статус ИП по прикреплениям</w:t>
              </w:r>
            </w:ins>
          </w:p>
        </w:tc>
        <w:tc>
          <w:tcPr>
            <w:tcW w:w="4122" w:type="dxa"/>
          </w:tcPr>
          <w:p w14:paraId="66832F8C" w14:textId="3EC5E707" w:rsidR="00B87045" w:rsidRPr="007273C4" w:rsidRDefault="00B87045" w:rsidP="00B87045">
            <w:pPr>
              <w:jc w:val="left"/>
              <w:rPr>
                <w:ins w:id="752" w:author="Автор"/>
              </w:rPr>
            </w:pPr>
            <w:ins w:id="753" w:author="Автор">
              <w:r>
                <w:rPr>
                  <w:rFonts w:cs="Arial"/>
                </w:rPr>
                <w:t xml:space="preserve">«Новые прикрепления по </w:t>
              </w:r>
              <w:proofErr w:type="spellStart"/>
              <w:r>
                <w:rPr>
                  <w:rFonts w:cs="Arial"/>
                </w:rPr>
                <w:t>СМО</w:t>
              </w:r>
              <w:proofErr w:type="gramStart"/>
              <w:r>
                <w:rPr>
                  <w:rFonts w:cs="Arial"/>
                </w:rPr>
                <w:t>.С</w:t>
              </w:r>
              <w:proofErr w:type="gramEnd"/>
              <w:r>
                <w:rPr>
                  <w:rFonts w:cs="Arial"/>
                </w:rPr>
                <w:t>татус</w:t>
              </w:r>
              <w:proofErr w:type="spellEnd"/>
              <w:r>
                <w:rPr>
                  <w:rFonts w:cs="Arial"/>
                </w:rPr>
                <w:t xml:space="preserve"> посылки»</w:t>
              </w:r>
            </w:ins>
          </w:p>
        </w:tc>
      </w:tr>
      <w:tr w:rsidR="00B87045" w:rsidRPr="007273C4" w14:paraId="394C37B6" w14:textId="77777777" w:rsidTr="006B3199">
        <w:trPr>
          <w:ins w:id="754" w:author="Автор"/>
        </w:trPr>
        <w:tc>
          <w:tcPr>
            <w:tcW w:w="2502" w:type="dxa"/>
            <w:shd w:val="clear" w:color="auto" w:fill="auto"/>
          </w:tcPr>
          <w:p w14:paraId="02E05BFB" w14:textId="3C020CF2" w:rsidR="00B87045" w:rsidRDefault="00B87045" w:rsidP="006B3199">
            <w:pPr>
              <w:rPr>
                <w:ins w:id="755" w:author="Автор"/>
              </w:rPr>
            </w:pPr>
            <w:ins w:id="756" w:author="Автор">
              <w:r>
                <w:t>Ошибка/ сообщение</w:t>
              </w:r>
            </w:ins>
          </w:p>
        </w:tc>
        <w:tc>
          <w:tcPr>
            <w:tcW w:w="2556" w:type="dxa"/>
            <w:shd w:val="clear" w:color="auto" w:fill="auto"/>
          </w:tcPr>
          <w:p w14:paraId="74355AB6" w14:textId="0100B46B" w:rsidR="00B87045" w:rsidRPr="007273C4" w:rsidRDefault="00B87045" w:rsidP="006B3199">
            <w:pPr>
              <w:jc w:val="left"/>
              <w:rPr>
                <w:ins w:id="757" w:author="Автор"/>
              </w:rPr>
            </w:pPr>
            <w:ins w:id="758" w:author="Автор">
              <w:r w:rsidRPr="00B759BD">
                <w:t xml:space="preserve">Код ошибки и ее описание (записывается </w:t>
              </w:r>
              <w:proofErr w:type="gramStart"/>
              <w:r w:rsidRPr="00B759BD">
                <w:t>через</w:t>
              </w:r>
              <w:proofErr w:type="gramEnd"/>
              <w:r w:rsidRPr="00B759BD">
                <w:t xml:space="preserve"> «-»)</w:t>
              </w:r>
            </w:ins>
          </w:p>
        </w:tc>
        <w:tc>
          <w:tcPr>
            <w:tcW w:w="4122" w:type="dxa"/>
          </w:tcPr>
          <w:p w14:paraId="3DE5F09B" w14:textId="493CDC65" w:rsidR="00B87045" w:rsidRPr="007273C4" w:rsidRDefault="00B87045" w:rsidP="00B87045">
            <w:pPr>
              <w:jc w:val="left"/>
              <w:rPr>
                <w:ins w:id="759" w:author="Автор"/>
              </w:rPr>
            </w:pPr>
            <w:ins w:id="760" w:author="Автор">
              <w:r>
                <w:rPr>
                  <w:rFonts w:cs="Arial"/>
                </w:rPr>
                <w:t xml:space="preserve">«Ответ СМО по прикреплению пациента. Код ошибки» - </w:t>
              </w:r>
              <w:r w:rsidRPr="00883C04">
                <w:rPr>
                  <w:rFonts w:cs="Arial"/>
                </w:rPr>
                <w:t xml:space="preserve">«Ответ СМО по прикреплению пациента. </w:t>
              </w:r>
              <w:r>
                <w:rPr>
                  <w:rFonts w:cs="Arial"/>
                </w:rPr>
                <w:t>Расшифровка</w:t>
              </w:r>
              <w:r w:rsidRPr="00883C04">
                <w:rPr>
                  <w:rFonts w:cs="Arial"/>
                </w:rPr>
                <w:t xml:space="preserve"> ошибки»</w:t>
              </w:r>
            </w:ins>
          </w:p>
        </w:tc>
      </w:tr>
    </w:tbl>
    <w:p w14:paraId="6F6179D2" w14:textId="77777777" w:rsidR="00111EA3" w:rsidRPr="007273C4" w:rsidRDefault="00111EA3" w:rsidP="00111EA3">
      <w:pPr>
        <w:pStyle w:val="2"/>
        <w:rPr>
          <w:ins w:id="761" w:author="Автор"/>
        </w:rPr>
      </w:pPr>
      <w:bookmarkStart w:id="762" w:name="_Toc454389878"/>
      <w:ins w:id="763" w:author="Автор">
        <w:r w:rsidRPr="007273C4">
          <w:t>Сценарии работы</w:t>
        </w:r>
        <w:bookmarkEnd w:id="762"/>
      </w:ins>
    </w:p>
    <w:p w14:paraId="488D497F" w14:textId="25CB2491" w:rsidR="00111EA3" w:rsidRPr="00111EA3" w:rsidRDefault="00111EA3" w:rsidP="00111EA3">
      <w:pPr>
        <w:pStyle w:val="3"/>
        <w:rPr>
          <w:ins w:id="764" w:author="Автор"/>
        </w:rPr>
      </w:pPr>
      <w:bookmarkStart w:id="765" w:name="_Toc454389879"/>
      <w:ins w:id="766" w:author="Автор">
        <w:r w:rsidRPr="00111EA3">
          <w:t>UC «Поиск прикреплений»</w:t>
        </w:r>
        <w:bookmarkEnd w:id="765"/>
      </w:ins>
    </w:p>
    <w:p w14:paraId="71878911" w14:textId="6B12C06D" w:rsidR="009D7C54" w:rsidRDefault="00111EA3" w:rsidP="00111EA3">
      <w:pPr>
        <w:pStyle w:val="4"/>
        <w:rPr>
          <w:ins w:id="767" w:author="Автор"/>
        </w:rPr>
      </w:pPr>
      <w:ins w:id="768" w:author="Автор">
        <w:r w:rsidRPr="00111EA3">
          <w:t>Наименование UC: «Поиск прикреплений»</w:t>
        </w:r>
      </w:ins>
    </w:p>
    <w:p w14:paraId="6413882B" w14:textId="77777777" w:rsidR="00111EA3" w:rsidRDefault="00111EA3" w:rsidP="00111EA3">
      <w:pPr>
        <w:rPr>
          <w:ins w:id="769" w:author="Автор"/>
        </w:rPr>
      </w:pPr>
      <w:ins w:id="770" w:author="Автор">
        <w:r w:rsidRPr="00111EA3">
          <w:rPr>
            <w:b/>
          </w:rPr>
          <w:t>Основное действующее лицо (инициатор):</w:t>
        </w:r>
        <w:r>
          <w:t xml:space="preserve"> Оператор.</w:t>
        </w:r>
      </w:ins>
    </w:p>
    <w:p w14:paraId="5C5BC8E3" w14:textId="77777777" w:rsidR="00111EA3" w:rsidRDefault="00111EA3" w:rsidP="00111EA3">
      <w:pPr>
        <w:rPr>
          <w:ins w:id="771" w:author="Автор"/>
        </w:rPr>
      </w:pPr>
      <w:ins w:id="772" w:author="Автор">
        <w:r w:rsidRPr="00111EA3">
          <w:rPr>
            <w:b/>
          </w:rPr>
          <w:t>Цель:</w:t>
        </w:r>
        <w:r>
          <w:t xml:space="preserve"> предоставить оператору информацию о прикрепленных к текущему МО авторизации пациентах, </w:t>
        </w:r>
        <w:proofErr w:type="gramStart"/>
        <w:r>
          <w:t>данные</w:t>
        </w:r>
        <w:proofErr w:type="gramEnd"/>
        <w:r>
          <w:t xml:space="preserve"> о прикреплении которых были отправлены в СМО и ошибках, выявленных и полученных в ответном сообщении от СМО.</w:t>
        </w:r>
      </w:ins>
    </w:p>
    <w:p w14:paraId="4836A28D" w14:textId="77777777" w:rsidR="00111EA3" w:rsidRDefault="00111EA3" w:rsidP="00111EA3">
      <w:pPr>
        <w:rPr>
          <w:ins w:id="773" w:author="Автор"/>
        </w:rPr>
      </w:pPr>
      <w:ins w:id="774" w:author="Автор">
        <w:r w:rsidRPr="00111EA3">
          <w:rPr>
            <w:b/>
          </w:rPr>
          <w:t>Предусловия:</w:t>
        </w:r>
        <w:r>
          <w:t xml:space="preserve"> Выполнение основного сценария (см.2.4). Выполнены шаги с 1 по 3, в том числе </w:t>
        </w:r>
        <w:proofErr w:type="gramStart"/>
        <w:r>
          <w:t>получена</w:t>
        </w:r>
        <w:proofErr w:type="gramEnd"/>
        <w:r>
          <w:t xml:space="preserve"> ответная ИП из СМО с ошибками прикреплений.</w:t>
        </w:r>
      </w:ins>
    </w:p>
    <w:p w14:paraId="7306DF40" w14:textId="77777777" w:rsidR="00111EA3" w:rsidRDefault="00111EA3" w:rsidP="00111EA3">
      <w:pPr>
        <w:rPr>
          <w:ins w:id="775" w:author="Автор"/>
        </w:rPr>
      </w:pPr>
      <w:ins w:id="776" w:author="Автор">
        <w:r w:rsidRPr="00111EA3">
          <w:rPr>
            <w:b/>
          </w:rPr>
          <w:t>Инициирующее событие:</w:t>
        </w:r>
        <w:r>
          <w:t xml:space="preserve"> Оператор кликает на закладку «Поиск прикреплений».</w:t>
        </w:r>
      </w:ins>
    </w:p>
    <w:p w14:paraId="69AF86E5" w14:textId="77777777" w:rsidR="00111EA3" w:rsidRPr="00111EA3" w:rsidRDefault="00111EA3" w:rsidP="00111EA3">
      <w:pPr>
        <w:rPr>
          <w:ins w:id="777" w:author="Автор"/>
          <w:b/>
        </w:rPr>
      </w:pPr>
      <w:ins w:id="778" w:author="Автор">
        <w:r w:rsidRPr="00111EA3">
          <w:rPr>
            <w:b/>
          </w:rPr>
          <w:t>Основной сценарий:</w:t>
        </w:r>
      </w:ins>
    </w:p>
    <w:p w14:paraId="0DD6E792" w14:textId="53C3389E" w:rsidR="00111EA3" w:rsidRDefault="00111EA3" w:rsidP="00111EA3">
      <w:pPr>
        <w:pStyle w:val="a0"/>
        <w:numPr>
          <w:ilvl w:val="0"/>
          <w:numId w:val="48"/>
        </w:numPr>
        <w:rPr>
          <w:ins w:id="779" w:author="Автор"/>
        </w:rPr>
      </w:pPr>
      <w:ins w:id="780" w:author="Автор">
        <w:r>
          <w:t>Система переходит в окно «Поиск прикреплений».</w:t>
        </w:r>
      </w:ins>
    </w:p>
    <w:p w14:paraId="087E807E" w14:textId="035FF08D" w:rsidR="00111EA3" w:rsidRDefault="00111EA3" w:rsidP="00111EA3">
      <w:pPr>
        <w:pStyle w:val="a0"/>
        <w:numPr>
          <w:ilvl w:val="0"/>
          <w:numId w:val="48"/>
        </w:numPr>
        <w:rPr>
          <w:ins w:id="781" w:author="Автор"/>
        </w:rPr>
      </w:pPr>
      <w:ins w:id="782" w:author="Автор">
        <w:r>
          <w:t>Оператор в параметрах фильтра выбирает желаемые значения, нажимает кнопку «Найти».</w:t>
        </w:r>
      </w:ins>
    </w:p>
    <w:p w14:paraId="78141AF1" w14:textId="129BFAF6" w:rsidR="00111EA3" w:rsidRDefault="00111EA3" w:rsidP="00111EA3">
      <w:pPr>
        <w:pStyle w:val="a0"/>
        <w:numPr>
          <w:ilvl w:val="0"/>
          <w:numId w:val="48"/>
        </w:numPr>
        <w:rPr>
          <w:ins w:id="783" w:author="Автор"/>
        </w:rPr>
      </w:pPr>
      <w:ins w:id="784" w:author="Автор">
        <w:r>
          <w:t xml:space="preserve">Система отображает таблицу со сведениями о прикрепленных к текущему МО авторизации пациентах, </w:t>
        </w:r>
        <w:proofErr w:type="gramStart"/>
        <w:r>
          <w:t>данные</w:t>
        </w:r>
        <w:proofErr w:type="gramEnd"/>
        <w:r>
          <w:t xml:space="preserve"> о прикреплении которых были отправлены в СМО, в соответствии с заданными оператором критериями поиска.</w:t>
        </w:r>
      </w:ins>
    </w:p>
    <w:p w14:paraId="365A8018" w14:textId="04F76984" w:rsidR="00111EA3" w:rsidRDefault="00111EA3" w:rsidP="00111EA3">
      <w:pPr>
        <w:pStyle w:val="a0"/>
        <w:numPr>
          <w:ilvl w:val="0"/>
          <w:numId w:val="48"/>
        </w:numPr>
        <w:rPr>
          <w:ins w:id="785" w:author="Автор"/>
        </w:rPr>
      </w:pPr>
      <w:ins w:id="786" w:author="Автор">
        <w:r>
          <w:t xml:space="preserve">В случае положительного результата поиска (в таблице есть данные удовлетворяющие заданным оператором критериям поиска), пользователь может выгрузить данные из таблицы путем клика по гиперссылке «Выгрузить в </w:t>
        </w:r>
        <w:proofErr w:type="spellStart"/>
        <w:r>
          <w:t>Excel</w:t>
        </w:r>
        <w:proofErr w:type="spellEnd"/>
        <w:r>
          <w:t>».</w:t>
        </w:r>
      </w:ins>
    </w:p>
    <w:p w14:paraId="5D937542" w14:textId="64488821" w:rsidR="00111EA3" w:rsidRDefault="00111EA3" w:rsidP="00111EA3">
      <w:pPr>
        <w:pStyle w:val="4"/>
        <w:rPr>
          <w:ins w:id="787" w:author="Автор"/>
        </w:rPr>
      </w:pPr>
      <w:ins w:id="788" w:author="Автор">
        <w:r w:rsidRPr="00111EA3">
          <w:t>Наименование UC: «</w:t>
        </w:r>
        <w:r>
          <w:t>Поиск прикреплений, переход по гиперссылке с количеством новых прикреплений».</w:t>
        </w:r>
      </w:ins>
    </w:p>
    <w:p w14:paraId="7D0657FD" w14:textId="77777777" w:rsidR="00111EA3" w:rsidRDefault="00111EA3" w:rsidP="00111EA3">
      <w:pPr>
        <w:rPr>
          <w:ins w:id="789" w:author="Автор"/>
        </w:rPr>
      </w:pPr>
      <w:ins w:id="790" w:author="Автор">
        <w:r w:rsidRPr="00111EA3">
          <w:rPr>
            <w:b/>
          </w:rPr>
          <w:t xml:space="preserve">Основное действующее лицо (инициатор): </w:t>
        </w:r>
        <w:r>
          <w:t>Оператор.</w:t>
        </w:r>
      </w:ins>
    </w:p>
    <w:p w14:paraId="776A7E24" w14:textId="77777777" w:rsidR="00111EA3" w:rsidRDefault="00111EA3" w:rsidP="00111EA3">
      <w:pPr>
        <w:rPr>
          <w:ins w:id="791" w:author="Автор"/>
        </w:rPr>
      </w:pPr>
      <w:ins w:id="792" w:author="Автор">
        <w:r w:rsidRPr="00111EA3">
          <w:rPr>
            <w:b/>
          </w:rPr>
          <w:t>Цель:</w:t>
        </w:r>
        <w:r>
          <w:t xml:space="preserve"> предоставить оператору информацию о прикрепленных к текущему МО авторизации пациентах, </w:t>
        </w:r>
        <w:proofErr w:type="gramStart"/>
        <w:r>
          <w:t>данные</w:t>
        </w:r>
        <w:proofErr w:type="gramEnd"/>
        <w:r>
          <w:t xml:space="preserve"> о прикреплении которых были отправлены в СМО и ошибках, выявленных и полученных в ответном сообщении от СМО.</w:t>
        </w:r>
      </w:ins>
    </w:p>
    <w:p w14:paraId="4B76273C" w14:textId="77777777" w:rsidR="00111EA3" w:rsidRDefault="00111EA3" w:rsidP="00111EA3">
      <w:pPr>
        <w:rPr>
          <w:ins w:id="793" w:author="Автор"/>
        </w:rPr>
      </w:pPr>
      <w:ins w:id="794" w:author="Автор">
        <w:r w:rsidRPr="00111EA3">
          <w:rPr>
            <w:b/>
          </w:rPr>
          <w:t>Предусловия:</w:t>
        </w:r>
        <w:r>
          <w:t xml:space="preserve"> Выполнение основного сценария (см.2.4). Выполнены шаги с 1 по 3, в том числе </w:t>
        </w:r>
        <w:proofErr w:type="gramStart"/>
        <w:r>
          <w:t>получена</w:t>
        </w:r>
        <w:proofErr w:type="gramEnd"/>
        <w:r>
          <w:t xml:space="preserve"> ответная ИП из СМО с ошибками прикреплений.</w:t>
        </w:r>
      </w:ins>
    </w:p>
    <w:p w14:paraId="0ECC01E4" w14:textId="77777777" w:rsidR="00111EA3" w:rsidRDefault="00111EA3" w:rsidP="00111EA3">
      <w:pPr>
        <w:rPr>
          <w:ins w:id="795" w:author="Автор"/>
        </w:rPr>
      </w:pPr>
      <w:ins w:id="796" w:author="Автор">
        <w:r w:rsidRPr="00111EA3">
          <w:rPr>
            <w:b/>
          </w:rPr>
          <w:t xml:space="preserve">Инициирующее событие: </w:t>
        </w:r>
        <w:r>
          <w:t>Оператор кликает по гиперссылке с количеством новых прикреплений соответствующей СМО в таблице экрана «Прикрепления» (см. п.3.1.1).</w:t>
        </w:r>
      </w:ins>
    </w:p>
    <w:p w14:paraId="43713A2E" w14:textId="77777777" w:rsidR="00111EA3" w:rsidRPr="00111EA3" w:rsidRDefault="00111EA3" w:rsidP="00111EA3">
      <w:pPr>
        <w:rPr>
          <w:ins w:id="797" w:author="Автор"/>
          <w:b/>
        </w:rPr>
      </w:pPr>
      <w:ins w:id="798" w:author="Автор">
        <w:r w:rsidRPr="00111EA3">
          <w:rPr>
            <w:b/>
          </w:rPr>
          <w:t>Основной сценарий:</w:t>
        </w:r>
      </w:ins>
    </w:p>
    <w:p w14:paraId="3391E016" w14:textId="5FC0FED7" w:rsidR="00085CA2" w:rsidRDefault="00111EA3" w:rsidP="00085CA2">
      <w:pPr>
        <w:pStyle w:val="a0"/>
        <w:numPr>
          <w:ilvl w:val="0"/>
          <w:numId w:val="49"/>
        </w:numPr>
        <w:rPr>
          <w:ins w:id="799" w:author="Автор"/>
        </w:rPr>
      </w:pPr>
      <w:ins w:id="800" w:author="Автор">
        <w:r>
          <w:lastRenderedPageBreak/>
          <w:t>Система переходит в окно «Поиск прикреплений».</w:t>
        </w:r>
      </w:ins>
    </w:p>
    <w:p w14:paraId="4780C835" w14:textId="6A9FB05D" w:rsidR="00085CA2" w:rsidRDefault="00111EA3" w:rsidP="00085CA2">
      <w:pPr>
        <w:pStyle w:val="a0"/>
        <w:numPr>
          <w:ilvl w:val="0"/>
          <w:numId w:val="49"/>
        </w:numPr>
        <w:rPr>
          <w:ins w:id="801" w:author="Автор"/>
        </w:rPr>
      </w:pPr>
      <w:ins w:id="802" w:author="Автор">
        <w:r>
          <w:t>Система автоматически устанавливает соответствующие значения СМО и период в параметрах фильтра.</w:t>
        </w:r>
      </w:ins>
    </w:p>
    <w:p w14:paraId="57F62E48" w14:textId="39077A38" w:rsidR="00085CA2" w:rsidRDefault="00111EA3" w:rsidP="00085CA2">
      <w:pPr>
        <w:pStyle w:val="a0"/>
        <w:numPr>
          <w:ilvl w:val="0"/>
          <w:numId w:val="49"/>
        </w:numPr>
        <w:rPr>
          <w:ins w:id="803" w:author="Автор"/>
        </w:rPr>
      </w:pPr>
      <w:ins w:id="804" w:author="Автор">
        <w:r>
          <w:t xml:space="preserve">Система отображает таблицу со сведениями о прикрепленных к текущему МО авторизации пациентах, </w:t>
        </w:r>
        <w:proofErr w:type="gramStart"/>
        <w:r>
          <w:t>данные</w:t>
        </w:r>
        <w:proofErr w:type="gramEnd"/>
        <w:r>
          <w:t xml:space="preserve"> о прикреплении которых были отправлены в СМО, в соответствии с установленными значениями в параметрах фильтра.</w:t>
        </w:r>
      </w:ins>
    </w:p>
    <w:p w14:paraId="496D004C" w14:textId="59CEEEC9" w:rsidR="00111EA3" w:rsidRPr="00111EA3" w:rsidRDefault="00111EA3" w:rsidP="00085CA2">
      <w:pPr>
        <w:pStyle w:val="a0"/>
        <w:numPr>
          <w:ilvl w:val="0"/>
          <w:numId w:val="49"/>
        </w:numPr>
      </w:pPr>
      <w:ins w:id="805" w:author="Автор">
        <w:r>
          <w:t xml:space="preserve">Если таблица не пустая (в таблице есть данные удовлетворяющие установленными значениями в параметрах фильтра), пользователь может выгрузить данные из таблицы путем клика по гиперссылке «Выгрузить в </w:t>
        </w:r>
        <w:proofErr w:type="spellStart"/>
        <w:r>
          <w:t>Excel</w:t>
        </w:r>
        <w:proofErr w:type="spellEnd"/>
        <w:r>
          <w:t>».</w:t>
        </w:r>
      </w:ins>
    </w:p>
    <w:p w14:paraId="63E5762F" w14:textId="77777777" w:rsidR="00475DC9" w:rsidRPr="007273C4" w:rsidRDefault="00475DC9" w:rsidP="00475DC9">
      <w:pPr>
        <w:pStyle w:val="1"/>
      </w:pPr>
      <w:bookmarkStart w:id="806" w:name="_Ref407381841"/>
      <w:bookmarkStart w:id="807" w:name="_Toc454389880"/>
      <w:r w:rsidRPr="007273C4">
        <w:t>Логическая модель данных</w:t>
      </w:r>
      <w:bookmarkEnd w:id="806"/>
      <w:bookmarkEnd w:id="807"/>
    </w:p>
    <w:p w14:paraId="74F3DF62" w14:textId="571D43AE" w:rsidR="00475DC9" w:rsidRPr="007273C4" w:rsidRDefault="00475DC9" w:rsidP="00475DC9">
      <w:r w:rsidRPr="007273C4">
        <w:t xml:space="preserve">Логическая модель данных, </w:t>
      </w:r>
      <w:proofErr w:type="spellStart"/>
      <w:r w:rsidRPr="007273C4">
        <w:t>учавствующ</w:t>
      </w:r>
      <w:r w:rsidR="00864995" w:rsidRPr="007273C4">
        <w:t>их</w:t>
      </w:r>
      <w:proofErr w:type="spellEnd"/>
      <w:r w:rsidR="00864995" w:rsidRPr="007273C4">
        <w:t xml:space="preserve"> в процессах, приведена на рис</w:t>
      </w:r>
      <w:r w:rsidRPr="007273C4">
        <w:t>унке ниже.</w:t>
      </w:r>
    </w:p>
    <w:p w14:paraId="4ACDAB89" w14:textId="4646BF3F" w:rsidR="00475DC9" w:rsidRPr="007273C4" w:rsidRDefault="00A763FE" w:rsidP="00475DC9">
      <w:r>
        <w:t xml:space="preserve">ВНИМАНИЕ. Актуальная версия логической модели данных расположена по </w:t>
      </w:r>
      <w:hyperlink r:id="rId45" w:history="1">
        <w:r w:rsidRPr="00A763FE">
          <w:rPr>
            <w:rStyle w:val="a6"/>
          </w:rPr>
          <w:t>ссылке</w:t>
        </w:r>
      </w:hyperlink>
      <w:r>
        <w:t>.</w:t>
      </w:r>
    </w:p>
    <w:p w14:paraId="0477B310" w14:textId="0178473C" w:rsidR="000C7E8B" w:rsidRPr="00992AE2" w:rsidRDefault="00BD5140" w:rsidP="00475DC9">
      <w:pPr>
        <w:rPr>
          <w:lang w:val="en-US"/>
        </w:rPr>
      </w:pPr>
      <w:r w:rsidRPr="00BD5140">
        <w:rPr>
          <w:noProof/>
        </w:rPr>
        <w:drawing>
          <wp:inline distT="0" distB="0" distL="0" distR="0" wp14:anchorId="7E518423" wp14:editId="18472D87">
            <wp:extent cx="6152515" cy="43897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E73A" w14:textId="77777777" w:rsidR="00475DC9" w:rsidRPr="007273C4" w:rsidRDefault="00475DC9" w:rsidP="00475DC9">
      <w:pPr>
        <w:pStyle w:val="1"/>
      </w:pPr>
      <w:bookmarkStart w:id="808" w:name="_Toc454389881"/>
      <w:r w:rsidRPr="007273C4">
        <w:t>Просмотр истории обмена ИП</w:t>
      </w:r>
      <w:bookmarkEnd w:id="808"/>
    </w:p>
    <w:p w14:paraId="47C245F5" w14:textId="77777777" w:rsidR="00475DC9" w:rsidRPr="007273C4" w:rsidRDefault="00475DC9" w:rsidP="00475DC9">
      <w:r w:rsidRPr="007273C4">
        <w:t>Просмотр истории обмена ИП выполняется с помощью окна «Информационный обмен» АРМ «ОМС СПУ ЕМИАС» (см. постановку «ОМС.40.1.1.Информационный обмен»).</w:t>
      </w:r>
    </w:p>
    <w:p w14:paraId="03029017" w14:textId="77777777" w:rsidR="00475DC9" w:rsidRPr="007273C4" w:rsidRDefault="00475DC9" w:rsidP="00475DC9">
      <w:pPr>
        <w:pStyle w:val="1"/>
      </w:pPr>
      <w:bookmarkStart w:id="809" w:name="_Ref399777728"/>
      <w:bookmarkStart w:id="810" w:name="_Toc454389882"/>
      <w:r w:rsidRPr="007273C4">
        <w:lastRenderedPageBreak/>
        <w:t xml:space="preserve">Перечень ошибок/сообщений в </w:t>
      </w:r>
      <w:proofErr w:type="gramStart"/>
      <w:r w:rsidRPr="007273C4">
        <w:t>ответной</w:t>
      </w:r>
      <w:proofErr w:type="gramEnd"/>
      <w:r w:rsidRPr="007273C4">
        <w:t xml:space="preserve"> ИП от СМО</w:t>
      </w:r>
      <w:bookmarkEnd w:id="809"/>
      <w:bookmarkEnd w:id="81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7229"/>
      </w:tblGrid>
      <w:tr w:rsidR="00475DC9" w:rsidRPr="007273C4" w14:paraId="6B0CFBC4" w14:textId="77777777" w:rsidTr="00E9015A">
        <w:trPr>
          <w:tblHeader/>
        </w:trPr>
        <w:tc>
          <w:tcPr>
            <w:tcW w:w="1951" w:type="dxa"/>
            <w:shd w:val="clear" w:color="auto" w:fill="D9D9D9" w:themeFill="background1" w:themeFillShade="D9"/>
            <w:vAlign w:val="center"/>
          </w:tcPr>
          <w:p w14:paraId="145E6BCB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Код ошибки</w:t>
            </w:r>
          </w:p>
        </w:tc>
        <w:tc>
          <w:tcPr>
            <w:tcW w:w="7229" w:type="dxa"/>
            <w:shd w:val="clear" w:color="auto" w:fill="D9D9D9" w:themeFill="background1" w:themeFillShade="D9"/>
            <w:vAlign w:val="center"/>
          </w:tcPr>
          <w:p w14:paraId="055A0F63" w14:textId="77777777" w:rsidR="00475DC9" w:rsidRPr="007273C4" w:rsidRDefault="00475DC9" w:rsidP="00E9015A">
            <w:pPr>
              <w:keepNext/>
              <w:spacing w:line="240" w:lineRule="auto"/>
              <w:jc w:val="center"/>
              <w:rPr>
                <w:b/>
                <w:sz w:val="20"/>
              </w:rPr>
            </w:pPr>
            <w:r w:rsidRPr="007273C4">
              <w:rPr>
                <w:b/>
                <w:sz w:val="20"/>
              </w:rPr>
              <w:t>Описание ошибки</w:t>
            </w:r>
          </w:p>
        </w:tc>
      </w:tr>
      <w:tr w:rsidR="00475DC9" w:rsidRPr="007273C4" w14:paraId="521D7FED" w14:textId="77777777" w:rsidTr="00E9015A">
        <w:tc>
          <w:tcPr>
            <w:tcW w:w="1951" w:type="dxa"/>
            <w:shd w:val="clear" w:color="auto" w:fill="auto"/>
          </w:tcPr>
          <w:p w14:paraId="6C236DE2" w14:textId="77777777" w:rsidR="00475DC9" w:rsidRPr="00300D4E" w:rsidRDefault="00475DC9" w:rsidP="00E9015A">
            <w:pPr>
              <w:rPr>
                <w:b/>
              </w:rPr>
            </w:pPr>
            <w:r w:rsidRPr="00300D4E">
              <w:rPr>
                <w:b/>
                <w:lang w:val="en-US"/>
              </w:rPr>
              <w:t>F</w:t>
            </w:r>
            <w:r w:rsidRPr="00300D4E">
              <w:rPr>
                <w:b/>
              </w:rPr>
              <w:t>0</w:t>
            </w:r>
          </w:p>
        </w:tc>
        <w:tc>
          <w:tcPr>
            <w:tcW w:w="7229" w:type="dxa"/>
            <w:shd w:val="clear" w:color="auto" w:fill="auto"/>
          </w:tcPr>
          <w:p w14:paraId="263B75A8" w14:textId="77777777" w:rsidR="00475DC9" w:rsidRPr="007273C4" w:rsidRDefault="00475DC9" w:rsidP="00E9015A">
            <w:pPr>
              <w:jc w:val="left"/>
            </w:pPr>
            <w:r w:rsidRPr="007273C4">
              <w:t xml:space="preserve">Возраст прикреплённого не соответствует номенклатуре МО </w:t>
            </w:r>
          </w:p>
        </w:tc>
      </w:tr>
      <w:tr w:rsidR="00475DC9" w:rsidRPr="007273C4" w14:paraId="161AE577" w14:textId="77777777" w:rsidTr="00E9015A">
        <w:tc>
          <w:tcPr>
            <w:tcW w:w="1951" w:type="dxa"/>
            <w:shd w:val="clear" w:color="auto" w:fill="auto"/>
          </w:tcPr>
          <w:p w14:paraId="50C19564" w14:textId="77777777" w:rsidR="00475DC9" w:rsidRPr="00300D4E" w:rsidRDefault="00475DC9" w:rsidP="00E9015A">
            <w:pPr>
              <w:rPr>
                <w:b/>
              </w:rPr>
            </w:pPr>
            <w:r w:rsidRPr="00300D4E">
              <w:rPr>
                <w:b/>
                <w:lang w:val="en-US"/>
              </w:rPr>
              <w:t>F1</w:t>
            </w:r>
          </w:p>
        </w:tc>
        <w:tc>
          <w:tcPr>
            <w:tcW w:w="7229" w:type="dxa"/>
            <w:shd w:val="clear" w:color="auto" w:fill="auto"/>
          </w:tcPr>
          <w:p w14:paraId="2D8D058E" w14:textId="77777777" w:rsidR="00475DC9" w:rsidRPr="007273C4" w:rsidRDefault="00475DC9" w:rsidP="00E9015A">
            <w:pPr>
              <w:jc w:val="left"/>
            </w:pPr>
            <w:r w:rsidRPr="007273C4">
              <w:t xml:space="preserve">ФИО </w:t>
            </w:r>
            <w:proofErr w:type="gramStart"/>
            <w:r w:rsidRPr="007273C4">
              <w:t>застрахованного</w:t>
            </w:r>
            <w:proofErr w:type="gramEnd"/>
            <w:r w:rsidRPr="007273C4">
              <w:t xml:space="preserve"> не соответствует данным РС ЕРЗЛ</w:t>
            </w:r>
          </w:p>
        </w:tc>
      </w:tr>
      <w:tr w:rsidR="00475DC9" w:rsidRPr="007273C4" w14:paraId="035DECA8" w14:textId="77777777" w:rsidTr="00E9015A">
        <w:tc>
          <w:tcPr>
            <w:tcW w:w="1951" w:type="dxa"/>
            <w:shd w:val="clear" w:color="auto" w:fill="auto"/>
          </w:tcPr>
          <w:p w14:paraId="20E1C7A5" w14:textId="77777777" w:rsidR="00475DC9" w:rsidRPr="00300D4E" w:rsidRDefault="00475DC9" w:rsidP="00E9015A">
            <w:pPr>
              <w:rPr>
                <w:b/>
              </w:rPr>
            </w:pPr>
            <w:r w:rsidRPr="00300D4E">
              <w:rPr>
                <w:b/>
                <w:lang w:val="en-US"/>
              </w:rPr>
              <w:t>F2</w:t>
            </w:r>
          </w:p>
        </w:tc>
        <w:tc>
          <w:tcPr>
            <w:tcW w:w="7229" w:type="dxa"/>
            <w:shd w:val="clear" w:color="auto" w:fill="auto"/>
          </w:tcPr>
          <w:p w14:paraId="10B4CE60" w14:textId="77777777" w:rsidR="00475DC9" w:rsidRPr="007273C4" w:rsidRDefault="00475DC9" w:rsidP="00E9015A">
            <w:pPr>
              <w:jc w:val="left"/>
            </w:pPr>
            <w:r w:rsidRPr="007273C4">
              <w:t>Ошибка в указании пола застрахованного</w:t>
            </w:r>
          </w:p>
        </w:tc>
      </w:tr>
      <w:tr w:rsidR="00475DC9" w:rsidRPr="007273C4" w14:paraId="5B086A2B" w14:textId="77777777" w:rsidTr="00E9015A">
        <w:tc>
          <w:tcPr>
            <w:tcW w:w="1951" w:type="dxa"/>
            <w:shd w:val="clear" w:color="auto" w:fill="auto"/>
          </w:tcPr>
          <w:p w14:paraId="454C89DA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F3</w:t>
            </w:r>
          </w:p>
        </w:tc>
        <w:tc>
          <w:tcPr>
            <w:tcW w:w="7229" w:type="dxa"/>
            <w:shd w:val="clear" w:color="auto" w:fill="auto"/>
          </w:tcPr>
          <w:p w14:paraId="2451391A" w14:textId="77777777" w:rsidR="00475DC9" w:rsidRPr="007273C4" w:rsidRDefault="00475DC9" w:rsidP="00E9015A">
            <w:pPr>
              <w:jc w:val="left"/>
            </w:pPr>
            <w:r w:rsidRPr="007273C4">
              <w:t>Дата рождения не соответствует данным РС ЕРЗЛ</w:t>
            </w:r>
          </w:p>
        </w:tc>
      </w:tr>
      <w:tr w:rsidR="00475DC9" w:rsidRPr="007273C4" w14:paraId="3F1D3DA7" w14:textId="77777777" w:rsidTr="00E9015A">
        <w:tc>
          <w:tcPr>
            <w:tcW w:w="1951" w:type="dxa"/>
            <w:shd w:val="clear" w:color="auto" w:fill="auto"/>
          </w:tcPr>
          <w:p w14:paraId="6CDDD7A6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F4</w:t>
            </w:r>
          </w:p>
        </w:tc>
        <w:tc>
          <w:tcPr>
            <w:tcW w:w="7229" w:type="dxa"/>
            <w:shd w:val="clear" w:color="auto" w:fill="auto"/>
          </w:tcPr>
          <w:p w14:paraId="15A6E7F4" w14:textId="77777777" w:rsidR="00475DC9" w:rsidRPr="007273C4" w:rsidRDefault="00475DC9" w:rsidP="00E9015A">
            <w:pPr>
              <w:jc w:val="left"/>
            </w:pPr>
            <w:r w:rsidRPr="007273C4">
              <w:t>Ошибка в определении полиса  данного лица*</w:t>
            </w:r>
          </w:p>
        </w:tc>
      </w:tr>
      <w:tr w:rsidR="00475DC9" w:rsidRPr="007273C4" w14:paraId="1C1D5E86" w14:textId="77777777" w:rsidTr="00E9015A">
        <w:tc>
          <w:tcPr>
            <w:tcW w:w="1951" w:type="dxa"/>
            <w:shd w:val="clear" w:color="auto" w:fill="auto"/>
          </w:tcPr>
          <w:p w14:paraId="5FD30A7B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F5</w:t>
            </w:r>
          </w:p>
        </w:tc>
        <w:tc>
          <w:tcPr>
            <w:tcW w:w="7229" w:type="dxa"/>
            <w:shd w:val="clear" w:color="auto" w:fill="auto"/>
          </w:tcPr>
          <w:p w14:paraId="3E45F038" w14:textId="77777777" w:rsidR="00475DC9" w:rsidRPr="007273C4" w:rsidRDefault="00475DC9" w:rsidP="00E9015A">
            <w:pPr>
              <w:jc w:val="left"/>
            </w:pPr>
            <w:r w:rsidRPr="007273C4">
              <w:t>Полис по РС ЕРЗЛ недействителен</w:t>
            </w:r>
          </w:p>
        </w:tc>
      </w:tr>
      <w:tr w:rsidR="00475DC9" w:rsidRPr="007273C4" w14:paraId="3444A024" w14:textId="77777777" w:rsidTr="00E9015A">
        <w:tc>
          <w:tcPr>
            <w:tcW w:w="1951" w:type="dxa"/>
            <w:shd w:val="clear" w:color="auto" w:fill="auto"/>
          </w:tcPr>
          <w:p w14:paraId="2DC00DC7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F6</w:t>
            </w:r>
          </w:p>
        </w:tc>
        <w:tc>
          <w:tcPr>
            <w:tcW w:w="7229" w:type="dxa"/>
            <w:shd w:val="clear" w:color="auto" w:fill="auto"/>
          </w:tcPr>
          <w:p w14:paraId="3BDD4FA1" w14:textId="77777777" w:rsidR="00475DC9" w:rsidRPr="007273C4" w:rsidRDefault="00475DC9" w:rsidP="00E9015A">
            <w:pPr>
              <w:jc w:val="left"/>
            </w:pPr>
            <w:r w:rsidRPr="007273C4">
              <w:t xml:space="preserve">Полис в РС ЕРЗЛ не зарегистрирован (в </w:t>
            </w:r>
            <w:proofErr w:type="spellStart"/>
            <w:r w:rsidRPr="007273C4">
              <w:t>т.ч</w:t>
            </w:r>
            <w:proofErr w:type="spellEnd"/>
            <w:r w:rsidRPr="007273C4">
              <w:t>. в архиве)</w:t>
            </w:r>
          </w:p>
        </w:tc>
      </w:tr>
      <w:tr w:rsidR="00475DC9" w:rsidRPr="007273C4" w14:paraId="0AB31A8F" w14:textId="77777777" w:rsidTr="00E9015A">
        <w:tc>
          <w:tcPr>
            <w:tcW w:w="1951" w:type="dxa"/>
            <w:shd w:val="clear" w:color="auto" w:fill="auto"/>
          </w:tcPr>
          <w:p w14:paraId="47C057F3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 w:rsidRPr="00300D4E">
              <w:rPr>
                <w:b/>
              </w:rPr>
              <w:t>7</w:t>
            </w:r>
          </w:p>
        </w:tc>
        <w:tc>
          <w:tcPr>
            <w:tcW w:w="7229" w:type="dxa"/>
            <w:shd w:val="clear" w:color="auto" w:fill="auto"/>
          </w:tcPr>
          <w:p w14:paraId="38FADB12" w14:textId="77777777" w:rsidR="00475DC9" w:rsidRPr="007273C4" w:rsidRDefault="00475DC9" w:rsidP="00E9015A">
            <w:pPr>
              <w:jc w:val="left"/>
            </w:pPr>
            <w:r w:rsidRPr="007273C4">
              <w:t xml:space="preserve">Ошибка в СМО, </w:t>
            </w:r>
            <w:proofErr w:type="gramStart"/>
            <w:r w:rsidRPr="007273C4">
              <w:t>выдавшей</w:t>
            </w:r>
            <w:proofErr w:type="gramEnd"/>
            <w:r w:rsidRPr="007273C4">
              <w:t xml:space="preserve"> полис</w:t>
            </w:r>
          </w:p>
        </w:tc>
      </w:tr>
      <w:tr w:rsidR="00475DC9" w:rsidRPr="007273C4" w14:paraId="71BC1A43" w14:textId="77777777" w:rsidTr="00E9015A">
        <w:tc>
          <w:tcPr>
            <w:tcW w:w="1951" w:type="dxa"/>
            <w:shd w:val="clear" w:color="auto" w:fill="auto"/>
          </w:tcPr>
          <w:p w14:paraId="140E8B56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 w:rsidRPr="00300D4E">
              <w:rPr>
                <w:b/>
              </w:rPr>
              <w:t>8</w:t>
            </w:r>
          </w:p>
        </w:tc>
        <w:tc>
          <w:tcPr>
            <w:tcW w:w="7229" w:type="dxa"/>
            <w:shd w:val="clear" w:color="auto" w:fill="auto"/>
          </w:tcPr>
          <w:p w14:paraId="0D041C3D" w14:textId="77777777" w:rsidR="00475DC9" w:rsidRPr="007273C4" w:rsidRDefault="00475DC9" w:rsidP="00E9015A">
            <w:pPr>
              <w:jc w:val="left"/>
            </w:pPr>
            <w:r w:rsidRPr="007273C4">
              <w:t>Сведения о прикреплении к данному учреждению продублированы в отчёте МО</w:t>
            </w:r>
          </w:p>
        </w:tc>
      </w:tr>
      <w:tr w:rsidR="00475DC9" w:rsidRPr="007273C4" w14:paraId="79104304" w14:textId="77777777" w:rsidTr="00E9015A">
        <w:tc>
          <w:tcPr>
            <w:tcW w:w="1951" w:type="dxa"/>
            <w:shd w:val="clear" w:color="auto" w:fill="auto"/>
          </w:tcPr>
          <w:p w14:paraId="58486ED4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 w:rsidRPr="00300D4E">
              <w:rPr>
                <w:b/>
              </w:rPr>
              <w:t>9</w:t>
            </w:r>
          </w:p>
        </w:tc>
        <w:tc>
          <w:tcPr>
            <w:tcW w:w="7229" w:type="dxa"/>
            <w:shd w:val="clear" w:color="auto" w:fill="auto"/>
          </w:tcPr>
          <w:p w14:paraId="6DD0A9D5" w14:textId="77777777" w:rsidR="00475DC9" w:rsidRPr="007273C4" w:rsidRDefault="00475DC9" w:rsidP="00E9015A">
            <w:pPr>
              <w:jc w:val="left"/>
            </w:pPr>
            <w:proofErr w:type="gramStart"/>
            <w:r w:rsidRPr="007273C4">
              <w:t>Застрахованный прикреплён к иной МО</w:t>
            </w:r>
            <w:proofErr w:type="gramEnd"/>
          </w:p>
        </w:tc>
      </w:tr>
      <w:tr w:rsidR="000F1655" w:rsidRPr="007273C4" w14:paraId="1CA1468F" w14:textId="77777777" w:rsidTr="000F1655">
        <w:tc>
          <w:tcPr>
            <w:tcW w:w="1951" w:type="dxa"/>
            <w:shd w:val="clear" w:color="auto" w:fill="auto"/>
          </w:tcPr>
          <w:p w14:paraId="408A97FA" w14:textId="77777777" w:rsidR="000F1655" w:rsidRPr="00300D4E" w:rsidRDefault="000F1655" w:rsidP="000F1655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FF</w:t>
            </w:r>
          </w:p>
        </w:tc>
        <w:tc>
          <w:tcPr>
            <w:tcW w:w="7229" w:type="dxa"/>
            <w:shd w:val="clear" w:color="auto" w:fill="auto"/>
          </w:tcPr>
          <w:p w14:paraId="1FF5328E" w14:textId="118DF309" w:rsidR="000F1655" w:rsidRPr="006F6D15" w:rsidRDefault="000F1655" w:rsidP="000F1655">
            <w:pPr>
              <w:jc w:val="left"/>
            </w:pPr>
            <w:r>
              <w:t>Ошибка в номере полиса</w:t>
            </w:r>
          </w:p>
        </w:tc>
      </w:tr>
      <w:tr w:rsidR="000F1655" w:rsidRPr="007273C4" w14:paraId="58B77F8C" w14:textId="77777777" w:rsidTr="000F1655">
        <w:tc>
          <w:tcPr>
            <w:tcW w:w="1951" w:type="dxa"/>
            <w:shd w:val="clear" w:color="auto" w:fill="auto"/>
          </w:tcPr>
          <w:p w14:paraId="721C8EAC" w14:textId="66039947" w:rsidR="000F1655" w:rsidRPr="00300D4E" w:rsidRDefault="000F1655" w:rsidP="000F1655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>
              <w:rPr>
                <w:b/>
                <w:lang w:val="en-US"/>
              </w:rPr>
              <w:t>P</w:t>
            </w:r>
          </w:p>
        </w:tc>
        <w:tc>
          <w:tcPr>
            <w:tcW w:w="7229" w:type="dxa"/>
            <w:shd w:val="clear" w:color="auto" w:fill="auto"/>
          </w:tcPr>
          <w:p w14:paraId="4C9A5B90" w14:textId="16562BCB" w:rsidR="000F1655" w:rsidRPr="007273C4" w:rsidRDefault="000F1655" w:rsidP="000F1655">
            <w:pPr>
              <w:jc w:val="left"/>
            </w:pPr>
            <w:r>
              <w:t>Зареги</w:t>
            </w:r>
            <w:r w:rsidR="006F6D15">
              <w:t xml:space="preserve">стрировано заявление о прикреплении в </w:t>
            </w:r>
            <w:proofErr w:type="gramStart"/>
            <w:r w:rsidR="006F6D15">
              <w:t>другой</w:t>
            </w:r>
            <w:proofErr w:type="gramEnd"/>
            <w:r w:rsidR="006F6D15">
              <w:t xml:space="preserve"> МО</w:t>
            </w:r>
          </w:p>
        </w:tc>
      </w:tr>
      <w:tr w:rsidR="000F1655" w:rsidRPr="007273C4" w14:paraId="50382BDA" w14:textId="77777777" w:rsidTr="000F1655">
        <w:tc>
          <w:tcPr>
            <w:tcW w:w="1951" w:type="dxa"/>
            <w:shd w:val="clear" w:color="auto" w:fill="auto"/>
          </w:tcPr>
          <w:p w14:paraId="12A50EB4" w14:textId="586252BF" w:rsidR="000F1655" w:rsidRPr="00300D4E" w:rsidRDefault="000F1655" w:rsidP="000F1655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>
              <w:rPr>
                <w:b/>
                <w:lang w:val="en-US"/>
              </w:rPr>
              <w:t>L</w:t>
            </w:r>
          </w:p>
        </w:tc>
        <w:tc>
          <w:tcPr>
            <w:tcW w:w="7229" w:type="dxa"/>
            <w:shd w:val="clear" w:color="auto" w:fill="auto"/>
          </w:tcPr>
          <w:p w14:paraId="6131D7FF" w14:textId="057F2009" w:rsidR="000F1655" w:rsidRPr="007273C4" w:rsidRDefault="000F1655" w:rsidP="000F1655">
            <w:pPr>
              <w:jc w:val="left"/>
            </w:pPr>
            <w:r>
              <w:t>Ошибка по способу прикрепления к МО</w:t>
            </w:r>
          </w:p>
        </w:tc>
      </w:tr>
      <w:tr w:rsidR="00475DC9" w:rsidRPr="007273C4" w14:paraId="045061C2" w14:textId="77777777" w:rsidTr="00E9015A">
        <w:tc>
          <w:tcPr>
            <w:tcW w:w="1951" w:type="dxa"/>
            <w:shd w:val="clear" w:color="auto" w:fill="auto"/>
          </w:tcPr>
          <w:p w14:paraId="7FE7ED35" w14:textId="2CC9734E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F</w:t>
            </w:r>
            <w:r w:rsidR="000F1655">
              <w:rPr>
                <w:b/>
                <w:lang w:val="en-US"/>
              </w:rPr>
              <w:t>D</w:t>
            </w:r>
          </w:p>
        </w:tc>
        <w:tc>
          <w:tcPr>
            <w:tcW w:w="7229" w:type="dxa"/>
            <w:shd w:val="clear" w:color="auto" w:fill="auto"/>
          </w:tcPr>
          <w:p w14:paraId="7F83F4B9" w14:textId="47594230" w:rsidR="00475DC9" w:rsidRPr="007273C4" w:rsidRDefault="000F1655" w:rsidP="00E9015A">
            <w:pPr>
              <w:jc w:val="left"/>
            </w:pPr>
            <w:r>
              <w:t>Неактуальная дата прикрепления</w:t>
            </w:r>
          </w:p>
        </w:tc>
      </w:tr>
      <w:tr w:rsidR="00475DC9" w:rsidRPr="007273C4" w14:paraId="4BD4AC4D" w14:textId="77777777" w:rsidTr="00E9015A">
        <w:tc>
          <w:tcPr>
            <w:tcW w:w="1951" w:type="dxa"/>
            <w:shd w:val="clear" w:color="auto" w:fill="auto"/>
          </w:tcPr>
          <w:p w14:paraId="1AC30F65" w14:textId="77777777" w:rsidR="00475DC9" w:rsidRPr="00300D4E" w:rsidRDefault="00475DC9" w:rsidP="00E9015A">
            <w:pPr>
              <w:rPr>
                <w:b/>
                <w:lang w:val="en-US"/>
              </w:rPr>
            </w:pPr>
            <w:r w:rsidRPr="00300D4E">
              <w:rPr>
                <w:b/>
                <w:lang w:val="en-US"/>
              </w:rPr>
              <w:t>OK</w:t>
            </w:r>
          </w:p>
        </w:tc>
        <w:tc>
          <w:tcPr>
            <w:tcW w:w="7229" w:type="dxa"/>
            <w:shd w:val="clear" w:color="auto" w:fill="auto"/>
          </w:tcPr>
          <w:p w14:paraId="483246D8" w14:textId="1704EFA5" w:rsidR="00475DC9" w:rsidRPr="00361B31" w:rsidRDefault="00475DC9" w:rsidP="00E9015A">
            <w:pPr>
              <w:jc w:val="left"/>
              <w:rPr>
                <w:lang w:val="en-US"/>
              </w:rPr>
            </w:pPr>
            <w:r w:rsidRPr="007273C4">
              <w:t>Прикрепление подтверждено (сообщение)</w:t>
            </w:r>
            <w:r w:rsidR="00361B31">
              <w:rPr>
                <w:lang w:val="en-US"/>
              </w:rPr>
              <w:t>**</w:t>
            </w:r>
          </w:p>
        </w:tc>
      </w:tr>
    </w:tbl>
    <w:p w14:paraId="38E2EC07" w14:textId="77777777" w:rsidR="00475DC9" w:rsidRPr="00651578" w:rsidRDefault="00475DC9" w:rsidP="00475DC9">
      <w:pPr>
        <w:ind w:firstLine="709"/>
      </w:pPr>
      <w:r w:rsidRPr="007273C4">
        <w:t xml:space="preserve">* - к ошибке не относится случай несоответствия серии (при совпадении номера) указанного МО полиса образца 1998 года данным РС ЕРЗЛ, а также ссылка в реестре МО на полис образца 1998 года при регистрации в РС ЕРЗЛ замены указанного полиса на полис единого образца. </w:t>
      </w:r>
    </w:p>
    <w:p w14:paraId="336A37CD" w14:textId="2A9D339F" w:rsidR="00361B31" w:rsidRPr="00361B31" w:rsidRDefault="00361B31" w:rsidP="00475DC9">
      <w:pPr>
        <w:ind w:firstLine="709"/>
      </w:pPr>
      <w:r w:rsidRPr="00361B31">
        <w:t xml:space="preserve">** - </w:t>
      </w:r>
      <w:r>
        <w:t xml:space="preserve">выводится в случае дубликатов прикреплений для того варианта, </w:t>
      </w:r>
      <w:proofErr w:type="spellStart"/>
      <w:r>
        <w:t>котрый</w:t>
      </w:r>
      <w:proofErr w:type="spellEnd"/>
      <w:r>
        <w:t xml:space="preserve"> </w:t>
      </w:r>
      <w:proofErr w:type="gramStart"/>
      <w:r>
        <w:t>подтвержден</w:t>
      </w:r>
      <w:proofErr w:type="gramEnd"/>
      <w:r>
        <w:t>.</w:t>
      </w:r>
    </w:p>
    <w:p w14:paraId="74858B27" w14:textId="77777777" w:rsidR="00475DC9" w:rsidRDefault="00475DC9" w:rsidP="00475DC9"/>
    <w:p w14:paraId="254C8B42" w14:textId="51AB2151" w:rsidR="00361B31" w:rsidRDefault="00361B31" w:rsidP="00475DC9">
      <w:proofErr w:type="gramStart"/>
      <w:r>
        <w:t>Также в ответной ИП от СМО могут содержаться коды МГФОМС в СМО:</w:t>
      </w:r>
      <w:proofErr w:type="gramEnd"/>
    </w:p>
    <w:tbl>
      <w:tblPr>
        <w:tblW w:w="0" w:type="auto"/>
        <w:tblInd w:w="7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7229"/>
      </w:tblGrid>
      <w:tr w:rsidR="00361B31" w:rsidRPr="00C20AEB" w14:paraId="4AC1CAC6" w14:textId="77777777" w:rsidTr="00300D4E">
        <w:trPr>
          <w:tblHeader/>
        </w:trPr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29EEF4" w14:textId="64D0C1B2" w:rsidR="00361B31" w:rsidRPr="00300D4E" w:rsidRDefault="00361B31" w:rsidP="00300D4E">
            <w:pPr>
              <w:spacing w:after="8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Код</w:t>
            </w:r>
            <w:r w:rsidR="00300D4E">
              <w:rPr>
                <w:b/>
                <w:bCs/>
                <w:szCs w:val="24"/>
                <w:lang w:val="en-US"/>
              </w:rPr>
              <w:t xml:space="preserve"> </w:t>
            </w:r>
            <w:r w:rsidR="00300D4E">
              <w:rPr>
                <w:b/>
                <w:bCs/>
                <w:szCs w:val="24"/>
              </w:rPr>
              <w:t>ошибки</w:t>
            </w:r>
          </w:p>
        </w:tc>
        <w:tc>
          <w:tcPr>
            <w:tcW w:w="722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CC0C7E7" w14:textId="01F68F51" w:rsidR="00361B31" w:rsidRPr="00C20AEB" w:rsidRDefault="00300D4E" w:rsidP="00300D4E">
            <w:pPr>
              <w:spacing w:after="8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Описание ошибки</w:t>
            </w:r>
          </w:p>
        </w:tc>
      </w:tr>
      <w:tr w:rsidR="00361B31" w:rsidRPr="00C20AEB" w14:paraId="2AE91F16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8CF050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WA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EBF37F" w14:textId="78490418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Полис </w:t>
            </w:r>
            <w:r>
              <w:rPr>
                <w:szCs w:val="24"/>
              </w:rPr>
              <w:t>не существует в РС ЕРЗЛ</w:t>
            </w:r>
          </w:p>
        </w:tc>
      </w:tr>
      <w:tr w:rsidR="00361B31" w:rsidRPr="00C20AEB" w14:paraId="1F72FDB8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C5A6190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WB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5DB198" w14:textId="4FC303A1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Полис </w:t>
            </w:r>
            <w:r>
              <w:rPr>
                <w:szCs w:val="24"/>
              </w:rPr>
              <w:t>погашен в РС ЕРЗЛ</w:t>
            </w:r>
          </w:p>
        </w:tc>
      </w:tr>
      <w:tr w:rsidR="00361B31" w:rsidRPr="00C20AEB" w14:paraId="59121445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7C4C18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WC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07FFCCD" w14:textId="56FA6645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Полис </w:t>
            </w:r>
            <w:r>
              <w:rPr>
                <w:szCs w:val="24"/>
              </w:rPr>
              <w:t>погашен по ЗАГС</w:t>
            </w:r>
          </w:p>
        </w:tc>
      </w:tr>
      <w:tr w:rsidR="00361B31" w:rsidRPr="00C20AEB" w14:paraId="3D3457FE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A08611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lastRenderedPageBreak/>
              <w:t>WD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43FC57" w14:textId="26DF3E1F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Тип по</w:t>
            </w:r>
            <w:r>
              <w:rPr>
                <w:szCs w:val="24"/>
              </w:rPr>
              <w:t>лиса указан неверно</w:t>
            </w:r>
          </w:p>
        </w:tc>
      </w:tr>
      <w:tr w:rsidR="00361B31" w:rsidRPr="00C20AEB" w14:paraId="29EC695D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C208291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WE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3DBF9B" w14:textId="0C4E9E8B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LPU_ID</w:t>
            </w:r>
            <w:r>
              <w:rPr>
                <w:szCs w:val="24"/>
              </w:rPr>
              <w:t xml:space="preserve"> не </w:t>
            </w:r>
            <w:proofErr w:type="gramStart"/>
            <w:r>
              <w:rPr>
                <w:szCs w:val="24"/>
              </w:rPr>
              <w:t>найден</w:t>
            </w:r>
            <w:proofErr w:type="gramEnd"/>
            <w:r>
              <w:rPr>
                <w:szCs w:val="24"/>
              </w:rPr>
              <w:t xml:space="preserve"> в справочнике МО</w:t>
            </w:r>
          </w:p>
        </w:tc>
      </w:tr>
      <w:tr w:rsidR="00361B31" w:rsidRPr="00C20AEB" w14:paraId="02599A1D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92D645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WF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330BD4" w14:textId="132E7DC4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Дата пр</w:t>
            </w:r>
            <w:r>
              <w:rPr>
                <w:szCs w:val="24"/>
              </w:rPr>
              <w:t>икрепления к МО некорректна</w:t>
            </w:r>
          </w:p>
        </w:tc>
      </w:tr>
      <w:tr w:rsidR="00361B31" w:rsidRPr="00C20AEB" w14:paraId="1FD9D5BF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279F2B2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WG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607E4A" w14:textId="77777777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SMO_ID не существует в справочнике СМО</w:t>
            </w:r>
          </w:p>
        </w:tc>
      </w:tr>
      <w:tr w:rsidR="00361B31" w:rsidRPr="00C20AEB" w14:paraId="2813092A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2E9B358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WH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A91D7DC" w14:textId="5B4D4158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Полис </w:t>
            </w:r>
            <w:r>
              <w:rPr>
                <w:szCs w:val="24"/>
              </w:rPr>
              <w:t>(</w:t>
            </w:r>
            <w:r w:rsidRPr="00C20AEB">
              <w:rPr>
                <w:szCs w:val="24"/>
              </w:rPr>
              <w:t>ЕНП</w:t>
            </w:r>
            <w:r>
              <w:rPr>
                <w:szCs w:val="24"/>
              </w:rPr>
              <w:t>) зарегистрирован другой СМО</w:t>
            </w:r>
          </w:p>
        </w:tc>
      </w:tr>
      <w:tr w:rsidR="00361B31" w:rsidRPr="00C20AEB" w14:paraId="50A8ECC4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534C7F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WI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FAAA5D6" w14:textId="1C7B92FE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Есть б</w:t>
            </w:r>
            <w:r>
              <w:rPr>
                <w:szCs w:val="24"/>
              </w:rPr>
              <w:t>олее позднее заявление</w:t>
            </w:r>
          </w:p>
        </w:tc>
      </w:tr>
      <w:tr w:rsidR="00361B31" w:rsidRPr="00C20AEB" w14:paraId="57470833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B8FF5F0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WJ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CDAF71D" w14:textId="34EF66A3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Прикре</w:t>
            </w:r>
            <w:r>
              <w:rPr>
                <w:szCs w:val="24"/>
              </w:rPr>
              <w:t>пление по заявлению</w:t>
            </w:r>
          </w:p>
        </w:tc>
      </w:tr>
      <w:tr w:rsidR="00361B31" w:rsidRPr="00C20AEB" w14:paraId="36DB0711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B125F3F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WK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ADCE21B" w14:textId="548354C5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Есть б</w:t>
            </w:r>
            <w:r>
              <w:rPr>
                <w:szCs w:val="24"/>
              </w:rPr>
              <w:t>олее поздняя дата прикрепления</w:t>
            </w:r>
          </w:p>
        </w:tc>
      </w:tr>
      <w:tr w:rsidR="00361B31" w:rsidRPr="00C20AEB" w14:paraId="4482EDEB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AAE82D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WL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699C763" w14:textId="162A9926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Способ</w:t>
            </w:r>
            <w:r>
              <w:rPr>
                <w:szCs w:val="24"/>
              </w:rPr>
              <w:t xml:space="preserve"> прикрепления указан неверно</w:t>
            </w:r>
          </w:p>
        </w:tc>
      </w:tr>
      <w:tr w:rsidR="00361B31" w:rsidRPr="00C20AEB" w14:paraId="29312ED3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DEE18C0" w14:textId="77777777" w:rsidR="00361B31" w:rsidRPr="00C20AEB" w:rsidRDefault="00361B31" w:rsidP="00300D4E">
            <w:pPr>
              <w:rPr>
                <w:b/>
                <w:bCs/>
                <w:szCs w:val="24"/>
              </w:rPr>
            </w:pPr>
            <w:r w:rsidRPr="00C20AEB">
              <w:rPr>
                <w:b/>
                <w:bCs/>
                <w:szCs w:val="24"/>
              </w:rPr>
              <w:t>WM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238696C" w14:textId="77777777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Номер или серия полиса </w:t>
            </w:r>
            <w:proofErr w:type="gramStart"/>
            <w:r w:rsidRPr="00C20AEB">
              <w:rPr>
                <w:szCs w:val="24"/>
              </w:rPr>
              <w:t>указаны</w:t>
            </w:r>
            <w:proofErr w:type="gramEnd"/>
            <w:r w:rsidRPr="00C20AEB">
              <w:rPr>
                <w:szCs w:val="24"/>
              </w:rPr>
              <w:t xml:space="preserve"> неверно</w:t>
            </w:r>
          </w:p>
        </w:tc>
      </w:tr>
      <w:tr w:rsidR="00361B31" w:rsidRPr="00C20AEB" w14:paraId="0EC61C01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EDE1F48" w14:textId="77777777" w:rsidR="00361B31" w:rsidRPr="00C20AEB" w:rsidRDefault="00361B31" w:rsidP="00300D4E">
            <w:pPr>
              <w:rPr>
                <w:b/>
                <w:bCs/>
                <w:szCs w:val="24"/>
                <w:lang w:val="en-US"/>
              </w:rPr>
            </w:pPr>
            <w:r w:rsidRPr="00C20AEB">
              <w:rPr>
                <w:b/>
                <w:bCs/>
                <w:szCs w:val="24"/>
                <w:lang w:val="en-US"/>
              </w:rPr>
              <w:t>WN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A62E3B4" w14:textId="77777777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Дубликат полиса</w:t>
            </w:r>
          </w:p>
        </w:tc>
      </w:tr>
      <w:tr w:rsidR="00361B31" w:rsidRPr="00C20AEB" w14:paraId="09BE79A6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12CFAE6" w14:textId="77777777" w:rsidR="00361B31" w:rsidRPr="00C20AEB" w:rsidRDefault="00361B31" w:rsidP="00300D4E">
            <w:pPr>
              <w:rPr>
                <w:b/>
                <w:bCs/>
                <w:szCs w:val="24"/>
                <w:lang w:val="en-US"/>
              </w:rPr>
            </w:pPr>
            <w:r w:rsidRPr="00C20AEB">
              <w:rPr>
                <w:b/>
                <w:bCs/>
                <w:szCs w:val="24"/>
                <w:lang w:val="en-US"/>
              </w:rPr>
              <w:t>WP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5A22DA9" w14:textId="77777777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>МО не является юридическим лицом</w:t>
            </w:r>
          </w:p>
        </w:tc>
      </w:tr>
      <w:tr w:rsidR="00361B31" w:rsidRPr="00C20AEB" w14:paraId="292418C9" w14:textId="77777777" w:rsidTr="00300D4E">
        <w:tc>
          <w:tcPr>
            <w:tcW w:w="1843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B4D9331" w14:textId="464D16E2" w:rsidR="00361B31" w:rsidRPr="00C20AEB" w:rsidRDefault="00300D4E" w:rsidP="00300D4E">
            <w:pPr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W</w:t>
            </w:r>
            <w:r w:rsidR="009479DC">
              <w:rPr>
                <w:b/>
                <w:bCs/>
                <w:szCs w:val="24"/>
                <w:lang w:val="en-US"/>
              </w:rPr>
              <w:t>V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A14C05B" w14:textId="77777777" w:rsidR="00361B31" w:rsidRPr="00C20AEB" w:rsidRDefault="00361B31" w:rsidP="00300D4E">
            <w:pPr>
              <w:rPr>
                <w:szCs w:val="24"/>
              </w:rPr>
            </w:pPr>
            <w:r w:rsidRPr="00C20AEB">
              <w:rPr>
                <w:szCs w:val="24"/>
              </w:rPr>
              <w:t xml:space="preserve">Не соответствует возрастной категории </w:t>
            </w:r>
            <w:r>
              <w:rPr>
                <w:szCs w:val="24"/>
              </w:rPr>
              <w:t xml:space="preserve">прикрепления к </w:t>
            </w:r>
            <w:r w:rsidRPr="00C20AEB">
              <w:rPr>
                <w:szCs w:val="24"/>
              </w:rPr>
              <w:t>МО</w:t>
            </w:r>
          </w:p>
        </w:tc>
      </w:tr>
      <w:tr w:rsidR="009479DC" w:rsidRPr="00C20AEB" w14:paraId="174E520F" w14:textId="77777777" w:rsidTr="00DB34D3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BF15A03" w14:textId="592714A1" w:rsidR="009479DC" w:rsidRDefault="009479DC" w:rsidP="00DB34D3">
            <w:pPr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WR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516D0A0" w14:textId="09B0BC38" w:rsidR="009479DC" w:rsidRPr="00C20AEB" w:rsidRDefault="009479DC" w:rsidP="00DB34D3">
            <w:pPr>
              <w:rPr>
                <w:szCs w:val="24"/>
              </w:rPr>
            </w:pPr>
            <w:r>
              <w:rPr>
                <w:szCs w:val="24"/>
              </w:rPr>
              <w:t xml:space="preserve">Не имеет </w:t>
            </w:r>
            <w:proofErr w:type="spellStart"/>
            <w:r>
              <w:rPr>
                <w:szCs w:val="24"/>
              </w:rPr>
              <w:t>подушевого</w:t>
            </w:r>
            <w:proofErr w:type="spellEnd"/>
            <w:r>
              <w:rPr>
                <w:szCs w:val="24"/>
              </w:rPr>
              <w:t xml:space="preserve"> финансирования</w:t>
            </w:r>
          </w:p>
        </w:tc>
      </w:tr>
      <w:tr w:rsidR="009479DC" w:rsidRPr="00C20AEB" w14:paraId="6D2446F6" w14:textId="77777777" w:rsidTr="00DB34D3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2AECB50" w14:textId="39F74F9C" w:rsidR="009479DC" w:rsidRDefault="009479DC" w:rsidP="00DB34D3">
            <w:pPr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WS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6BA88F0" w14:textId="5FFFC824" w:rsidR="009479DC" w:rsidRPr="00C20AEB" w:rsidRDefault="009479DC" w:rsidP="00DB34D3">
            <w:pPr>
              <w:rPr>
                <w:szCs w:val="24"/>
              </w:rPr>
            </w:pPr>
            <w:r>
              <w:rPr>
                <w:szCs w:val="24"/>
              </w:rPr>
              <w:t>Не имеет прикрепленных застрахованных</w:t>
            </w:r>
          </w:p>
        </w:tc>
      </w:tr>
      <w:tr w:rsidR="00300D4E" w:rsidRPr="00C20AEB" w14:paraId="725466CB" w14:textId="77777777" w:rsidTr="00300D4E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659A42E" w14:textId="2AF87202" w:rsidR="00300D4E" w:rsidRDefault="00300D4E" w:rsidP="00300D4E">
            <w:pPr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WT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7FC3A47" w14:textId="72ADF78C" w:rsidR="00300D4E" w:rsidRPr="00C20AEB" w:rsidRDefault="00300D4E" w:rsidP="00300D4E">
            <w:pPr>
              <w:rPr>
                <w:szCs w:val="24"/>
              </w:rPr>
            </w:pPr>
            <w:r w:rsidRPr="00300D4E">
              <w:rPr>
                <w:szCs w:val="24"/>
              </w:rPr>
              <w:t>Уже прикреплен по заявлению в этом году</w:t>
            </w:r>
            <w:r w:rsidR="009479DC">
              <w:rPr>
                <w:szCs w:val="24"/>
              </w:rPr>
              <w:t xml:space="preserve"> (не истёк срок действия заявления)</w:t>
            </w:r>
          </w:p>
        </w:tc>
      </w:tr>
    </w:tbl>
    <w:p w14:paraId="0487328E" w14:textId="77777777" w:rsidR="00361B31" w:rsidRDefault="00361B31" w:rsidP="00475DC9"/>
    <w:p w14:paraId="6BD21DD2" w14:textId="77777777" w:rsidR="00361B31" w:rsidRDefault="00361B31" w:rsidP="00475DC9"/>
    <w:p w14:paraId="76CEF0EE" w14:textId="77777777" w:rsidR="00361B31" w:rsidRPr="007273C4" w:rsidRDefault="00361B31" w:rsidP="00475DC9"/>
    <w:p w14:paraId="23FD9D05" w14:textId="50506364" w:rsidR="00C41FE5" w:rsidRPr="007273C4" w:rsidRDefault="00C41FE5" w:rsidP="00C41FE5">
      <w:pPr>
        <w:pStyle w:val="1"/>
        <w:rPr>
          <w:lang w:val="en-US"/>
        </w:rPr>
      </w:pPr>
      <w:bookmarkStart w:id="811" w:name="_Ref410054767"/>
      <w:bookmarkStart w:id="812" w:name="_Ref410054780"/>
      <w:bookmarkStart w:id="813" w:name="_Ref410058863"/>
      <w:bookmarkStart w:id="814" w:name="_Toc454389883"/>
      <w:proofErr w:type="spellStart"/>
      <w:r w:rsidRPr="007273C4">
        <w:t>Диаграма</w:t>
      </w:r>
      <w:proofErr w:type="spellEnd"/>
      <w:r w:rsidRPr="007273C4">
        <w:rPr>
          <w:lang w:val="en-US"/>
        </w:rPr>
        <w:t xml:space="preserve"> </w:t>
      </w:r>
      <w:r w:rsidRPr="007273C4">
        <w:t>статусов</w:t>
      </w:r>
      <w:r w:rsidRPr="007273C4">
        <w:rPr>
          <w:lang w:val="en-US"/>
        </w:rPr>
        <w:t xml:space="preserve"> </w:t>
      </w:r>
      <w:r w:rsidRPr="007273C4">
        <w:t>сущности</w:t>
      </w:r>
      <w:r w:rsidRPr="007273C4">
        <w:rPr>
          <w:lang w:val="en-US"/>
        </w:rPr>
        <w:t xml:space="preserve"> </w:t>
      </w:r>
      <w:proofErr w:type="spellStart"/>
      <w:r w:rsidRPr="007273C4">
        <w:rPr>
          <w:lang w:val="en-US"/>
        </w:rPr>
        <w:t>spu_erz_attachments_session_payer</w:t>
      </w:r>
      <w:bookmarkEnd w:id="811"/>
      <w:bookmarkEnd w:id="812"/>
      <w:bookmarkEnd w:id="813"/>
      <w:bookmarkEnd w:id="814"/>
      <w:proofErr w:type="spellEnd"/>
    </w:p>
    <w:p w14:paraId="4988E5D4" w14:textId="36702516" w:rsidR="00BE43C4" w:rsidRPr="007273C4" w:rsidRDefault="00BE43C4" w:rsidP="00BE43C4">
      <w:r w:rsidRPr="007273C4">
        <w:t>Актуальный статус в любой момент времени выводится в таблице экрана «Запрос изменений прикреплений из ЕМИАС» - в таблице СМО, столбец «Статус».</w:t>
      </w:r>
    </w:p>
    <w:p w14:paraId="4238435D" w14:textId="79FFD62F" w:rsidR="00475DC9" w:rsidRPr="00C41FE5" w:rsidRDefault="00E07404" w:rsidP="00475DC9">
      <w:pPr>
        <w:rPr>
          <w:lang w:val="en-US"/>
        </w:rPr>
      </w:pPr>
      <w:r>
        <w:object w:dxaOrig="12855" w:dyaOrig="9480" w14:anchorId="205F1B85">
          <v:shape id="_x0000_i1028" type="#_x0000_t75" style="width:501.75pt;height:370.5pt" o:ole="">
            <v:imagedata r:id="rId47" o:title=""/>
          </v:shape>
          <o:OLEObject Type="Embed" ProgID="Visio.Drawing.11" ShapeID="_x0000_i1028" DrawAspect="Content" ObjectID="_1528133437" r:id="rId48"/>
        </w:object>
      </w:r>
    </w:p>
    <w:p w14:paraId="037D2BB8" w14:textId="3A3B45DF" w:rsidR="00475DC9" w:rsidRPr="002F080C" w:rsidRDefault="007273C4" w:rsidP="00475DC9">
      <w:pPr>
        <w:rPr>
          <w:i/>
        </w:rPr>
      </w:pPr>
      <w:r w:rsidRPr="002F080C">
        <w:rPr>
          <w:i/>
        </w:rPr>
        <w:t>Примечание.</w:t>
      </w:r>
    </w:p>
    <w:p w14:paraId="511C0010" w14:textId="66378D51" w:rsidR="007273C4" w:rsidRPr="00FC13E8" w:rsidRDefault="00BA042E" w:rsidP="00475DC9">
      <w:r>
        <w:t xml:space="preserve">Поле </w:t>
      </w:r>
      <w:proofErr w:type="spellStart"/>
      <w:r w:rsidR="007273C4">
        <w:rPr>
          <w:lang w:val="en-US"/>
        </w:rPr>
        <w:t>lpuid</w:t>
      </w:r>
      <w:proofErr w:type="spellEnd"/>
      <w:r w:rsidR="007273C4" w:rsidRPr="0030400A">
        <w:t xml:space="preserve"> </w:t>
      </w:r>
      <w:r w:rsidR="007273C4">
        <w:t xml:space="preserve">и </w:t>
      </w:r>
      <w:r>
        <w:t>результат предварительного контроля ИП</w:t>
      </w:r>
      <w:r w:rsidRPr="0030400A">
        <w:t xml:space="preserve"> </w:t>
      </w:r>
      <w:r w:rsidR="007273C4">
        <w:t>в ответных сообщениях из МО могут быть пустыми. Маска сообщения будет выглядеть следующим образом:</w:t>
      </w:r>
    </w:p>
    <w:p w14:paraId="69918CAD" w14:textId="7C353882" w:rsidR="00BA042E" w:rsidRPr="00DB027F" w:rsidRDefault="00BA042E" w:rsidP="00BA042E">
      <w:r w:rsidRPr="00BA042E">
        <w:rPr>
          <w:b/>
          <w:bCs/>
          <w:lang w:val="en-US"/>
        </w:rPr>
        <w:t>OMS</w:t>
      </w:r>
      <w:r w:rsidRPr="00FC13E8">
        <w:t>#</w:t>
      </w:r>
      <w:proofErr w:type="spellStart"/>
      <w:r w:rsidRPr="00BA042E">
        <w:rPr>
          <w:i/>
          <w:lang w:val="en-US"/>
        </w:rPr>
        <w:t>yyyymm</w:t>
      </w:r>
      <w:proofErr w:type="spellEnd"/>
      <w:r w:rsidRPr="00FC13E8">
        <w:t>#</w:t>
      </w:r>
      <w:r w:rsidRPr="00BA042E">
        <w:rPr>
          <w:i/>
          <w:lang w:val="en-US"/>
        </w:rPr>
        <w:t>NNNN</w:t>
      </w:r>
      <w:r w:rsidRPr="00FC13E8">
        <w:t>#</w:t>
      </w:r>
      <w:r w:rsidRPr="00BA042E">
        <w:rPr>
          <w:i/>
          <w:lang w:val="en-US"/>
        </w:rPr>
        <w:t>xx</w:t>
      </w:r>
      <w:r w:rsidRPr="00FC13E8">
        <w:t>#</w:t>
      </w:r>
      <w:proofErr w:type="spellStart"/>
      <w:r w:rsidR="00FC13E8">
        <w:rPr>
          <w:b/>
          <w:lang w:val="en-US"/>
        </w:rPr>
        <w:t>g</w:t>
      </w:r>
      <w:r w:rsidRPr="00BA042E">
        <w:rPr>
          <w:b/>
          <w:lang w:val="en-US"/>
        </w:rPr>
        <w:t>p</w:t>
      </w:r>
      <w:proofErr w:type="spellEnd"/>
      <w:r w:rsidRPr="00FC13E8">
        <w:tab/>
        <w:t>,</w:t>
      </w:r>
      <w:r w:rsidRPr="00FC13E8">
        <w:tab/>
      </w:r>
      <w:r w:rsidRPr="00FC13E8">
        <w:tab/>
      </w:r>
      <w:r w:rsidRPr="00BA042E">
        <w:t>где</w:t>
      </w:r>
      <w:r w:rsidRPr="00FC13E8">
        <w:t>:</w:t>
      </w:r>
    </w:p>
    <w:p w14:paraId="0FCEB4AC" w14:textId="77777777" w:rsidR="00BA042E" w:rsidRPr="00BA042E" w:rsidRDefault="00BA042E">
      <w:pPr>
        <w:pStyle w:val="a0"/>
        <w:numPr>
          <w:ilvl w:val="0"/>
          <w:numId w:val="6"/>
        </w:numPr>
      </w:pPr>
      <w:proofErr w:type="spellStart"/>
      <w:proofErr w:type="gramStart"/>
      <w:r w:rsidRPr="00FE4ED2">
        <w:rPr>
          <w:i/>
          <w:lang w:val="en-US"/>
        </w:rPr>
        <w:t>yyyy</w:t>
      </w:r>
      <w:proofErr w:type="spellEnd"/>
      <w:proofErr w:type="gramEnd"/>
      <w:r w:rsidRPr="00BA042E">
        <w:t xml:space="preserve"> — отчетный год. Обязателен;</w:t>
      </w:r>
    </w:p>
    <w:p w14:paraId="07F5EC93" w14:textId="1EF2C3AA" w:rsidR="00BA042E" w:rsidRPr="00BA042E" w:rsidRDefault="00BA042E">
      <w:pPr>
        <w:pStyle w:val="a0"/>
        <w:numPr>
          <w:ilvl w:val="0"/>
          <w:numId w:val="6"/>
        </w:numPr>
      </w:pPr>
      <w:proofErr w:type="gramStart"/>
      <w:r w:rsidRPr="00FE4ED2">
        <w:rPr>
          <w:i/>
          <w:lang w:val="en-US"/>
        </w:rPr>
        <w:t>m</w:t>
      </w:r>
      <w:r w:rsidRPr="00FE4ED2">
        <w:rPr>
          <w:i/>
        </w:rPr>
        <w:t>m</w:t>
      </w:r>
      <w:proofErr w:type="gramEnd"/>
      <w:r w:rsidRPr="00BA042E">
        <w:t xml:space="preserve"> — отчетный месяц, за который предоставляется информация по счетам вызовов (в цифровой форме)</w:t>
      </w:r>
      <w:r w:rsidRPr="00E52D71">
        <w:t>.</w:t>
      </w:r>
      <w:r w:rsidRPr="00BA042E">
        <w:t xml:space="preserve"> Обязателен; </w:t>
      </w:r>
    </w:p>
    <w:p w14:paraId="00817ED3" w14:textId="77777777" w:rsidR="00BA042E" w:rsidRPr="00BA042E" w:rsidRDefault="00BA042E">
      <w:pPr>
        <w:pStyle w:val="a0"/>
        <w:numPr>
          <w:ilvl w:val="0"/>
          <w:numId w:val="6"/>
        </w:numPr>
      </w:pPr>
      <w:r w:rsidRPr="00FE4ED2">
        <w:rPr>
          <w:i/>
          <w:lang w:val="en-US"/>
        </w:rPr>
        <w:t>NNNN</w:t>
      </w:r>
      <w:r w:rsidRPr="00BA042E">
        <w:t xml:space="preserve"> — идентификационный уникальный код абонента. Используется </w:t>
      </w:r>
      <w:proofErr w:type="gramStart"/>
      <w:r w:rsidRPr="00BA042E">
        <w:t>при</w:t>
      </w:r>
      <w:proofErr w:type="gramEnd"/>
      <w:r w:rsidRPr="00BA042E">
        <w:t xml:space="preserve"> </w:t>
      </w:r>
      <w:proofErr w:type="gramStart"/>
      <w:r w:rsidRPr="00BA042E">
        <w:t>передачи</w:t>
      </w:r>
      <w:proofErr w:type="gramEnd"/>
      <w:r w:rsidRPr="00BA042E">
        <w:t xml:space="preserve"> информации СМП — плательщик и плательщик  — СМП. Обязателен;</w:t>
      </w:r>
    </w:p>
    <w:p w14:paraId="02EB19B5" w14:textId="4E4B705D" w:rsidR="00BA042E" w:rsidRPr="00BA042E" w:rsidRDefault="00BA042E">
      <w:pPr>
        <w:pStyle w:val="a0"/>
        <w:numPr>
          <w:ilvl w:val="0"/>
          <w:numId w:val="6"/>
        </w:numPr>
      </w:pPr>
      <w:proofErr w:type="gramStart"/>
      <w:r w:rsidRPr="00FE4ED2">
        <w:rPr>
          <w:i/>
          <w:lang w:val="en-US"/>
        </w:rPr>
        <w:t>xx</w:t>
      </w:r>
      <w:proofErr w:type="gramEnd"/>
      <w:r w:rsidRPr="00E52D71">
        <w:t xml:space="preserve"> </w:t>
      </w:r>
      <w:r w:rsidRPr="00BA042E">
        <w:t xml:space="preserve">— код сообщения о результате предварительного контроля ИП. Код заполняется только для ИП с результатом предварительного контроля, и принимает значения, указанные в </w:t>
      </w:r>
      <w:r>
        <w:fldChar w:fldCharType="begin"/>
      </w:r>
      <w:r>
        <w:instrText xml:space="preserve"> REF _Ref422841998 \h </w:instrText>
      </w:r>
      <w:r>
        <w:fldChar w:fldCharType="separate"/>
      </w:r>
      <w:r>
        <w:t xml:space="preserve">Таблице </w:t>
      </w:r>
      <w:r>
        <w:rPr>
          <w:noProof/>
        </w:rPr>
        <w:t>1</w:t>
      </w:r>
      <w:r>
        <w:fldChar w:fldCharType="end"/>
      </w:r>
      <w:r w:rsidRPr="00BA042E">
        <w:t xml:space="preserve">. Любое из этих сообщений свидетельствует об успешной доставке ИП до адресата. Для </w:t>
      </w:r>
      <w:proofErr w:type="gramStart"/>
      <w:r w:rsidRPr="00BA042E">
        <w:t>первичной</w:t>
      </w:r>
      <w:proofErr w:type="gramEnd"/>
      <w:r w:rsidRPr="00BA042E">
        <w:t xml:space="preserve"> ИП не заполняется, но знак разделителя (см. ниже)</w:t>
      </w:r>
      <w:r w:rsidRPr="00E52D71">
        <w:t>.</w:t>
      </w:r>
      <w:r w:rsidRPr="00BA042E">
        <w:t xml:space="preserve"> </w:t>
      </w:r>
      <w:r>
        <w:t>О</w:t>
      </w:r>
      <w:r w:rsidRPr="00BA042E">
        <w:t>бязателен;</w:t>
      </w:r>
    </w:p>
    <w:p w14:paraId="62A096FC" w14:textId="77777777" w:rsidR="00BA042E" w:rsidRPr="00BA042E" w:rsidRDefault="00BA042E">
      <w:pPr>
        <w:pStyle w:val="a0"/>
        <w:numPr>
          <w:ilvl w:val="0"/>
          <w:numId w:val="6"/>
        </w:numPr>
      </w:pPr>
      <w:r w:rsidRPr="00FE4ED2">
        <w:rPr>
          <w:i/>
        </w:rPr>
        <w:t>#</w:t>
      </w:r>
      <w:r w:rsidRPr="00BA042E">
        <w:t xml:space="preserve"> — разделитель полей, при пропуске необязательного поля разделитель сохраняется.</w:t>
      </w:r>
    </w:p>
    <w:p w14:paraId="0AB31970" w14:textId="776F26D2" w:rsidR="00BA042E" w:rsidRPr="00FE4ED2" w:rsidRDefault="00BA042E" w:rsidP="00475DC9"/>
    <w:p w14:paraId="7B856D5C" w14:textId="578D21AA" w:rsidR="007273C4" w:rsidRDefault="00B22476" w:rsidP="00B22476">
      <w:pPr>
        <w:pStyle w:val="a0"/>
        <w:numPr>
          <w:ilvl w:val="0"/>
          <w:numId w:val="30"/>
        </w:numPr>
      </w:pPr>
      <w:r>
        <w:t>Буквы темы могут быть большие или маленькие</w:t>
      </w:r>
    </w:p>
    <w:p w14:paraId="1FC15957" w14:textId="71BFEC1B" w:rsidR="00B22476" w:rsidRDefault="00B22476" w:rsidP="00B22476">
      <w:pPr>
        <w:pStyle w:val="a0"/>
        <w:numPr>
          <w:ilvl w:val="0"/>
          <w:numId w:val="30"/>
        </w:numPr>
      </w:pPr>
      <w:r>
        <w:t xml:space="preserve">После символов </w:t>
      </w:r>
      <w:proofErr w:type="spellStart"/>
      <w:r>
        <w:rPr>
          <w:lang w:val="en-US"/>
        </w:rPr>
        <w:t>gp</w:t>
      </w:r>
      <w:proofErr w:type="spellEnd"/>
      <w:r w:rsidRPr="00B22476">
        <w:t xml:space="preserve"> </w:t>
      </w:r>
      <w:r>
        <w:t xml:space="preserve">может быть еще символ </w:t>
      </w:r>
      <w:r w:rsidRPr="00B22476">
        <w:t xml:space="preserve"># </w:t>
      </w:r>
      <w:r>
        <w:t xml:space="preserve">и следующие за ним символы. Они не должны </w:t>
      </w:r>
      <w:proofErr w:type="spellStart"/>
      <w:r>
        <w:t>рассматриватся</w:t>
      </w:r>
      <w:proofErr w:type="spellEnd"/>
      <w:r>
        <w:t xml:space="preserve">. </w:t>
      </w:r>
    </w:p>
    <w:p w14:paraId="0625A48D" w14:textId="77777777" w:rsidR="00BA042E" w:rsidRDefault="00BA042E"/>
    <w:p w14:paraId="5F7DF9EF" w14:textId="4539BF5C" w:rsidR="00BA042E" w:rsidRDefault="00BA042E">
      <w:pPr>
        <w:pStyle w:val="aff1"/>
        <w:keepNext/>
      </w:pPr>
      <w:bookmarkStart w:id="815" w:name="_Ref422841998"/>
      <w:r>
        <w:lastRenderedPageBreak/>
        <w:t xml:space="preserve">Таблица </w:t>
      </w:r>
      <w:r w:rsidR="005B73A1">
        <w:fldChar w:fldCharType="begin"/>
      </w:r>
      <w:r w:rsidR="005B73A1">
        <w:instrText xml:space="preserve"> SEQ Таблица \* ARABIC </w:instrText>
      </w:r>
      <w:r w:rsidR="005B73A1">
        <w:fldChar w:fldCharType="separate"/>
      </w:r>
      <w:r>
        <w:rPr>
          <w:noProof/>
        </w:rPr>
        <w:t>1</w:t>
      </w:r>
      <w:r w:rsidR="005B73A1">
        <w:rPr>
          <w:noProof/>
        </w:rPr>
        <w:fldChar w:fldCharType="end"/>
      </w:r>
      <w:bookmarkEnd w:id="815"/>
      <w:r>
        <w:t xml:space="preserve">. </w:t>
      </w:r>
      <w:r w:rsidRPr="00B04B5D">
        <w:t>Коды результатов предварительного контроля входящих сообщений от СМО</w:t>
      </w:r>
    </w:p>
    <w:tbl>
      <w:tblPr>
        <w:tblW w:w="0" w:type="auto"/>
        <w:tblInd w:w="3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1833"/>
        <w:gridCol w:w="7523"/>
      </w:tblGrid>
      <w:tr w:rsidR="00BA042E" w14:paraId="47383230" w14:textId="77777777" w:rsidTr="00BA042E">
        <w:trPr>
          <w:tblHeader/>
        </w:trPr>
        <w:tc>
          <w:tcPr>
            <w:tcW w:w="1833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pct10" w:color="auto" w:fill="FFFFFF"/>
            <w:hideMark/>
          </w:tcPr>
          <w:p w14:paraId="31E5E935" w14:textId="77777777" w:rsidR="00BA042E" w:rsidRDefault="00BA042E">
            <w:pPr>
              <w:pStyle w:val="TableHeading"/>
              <w:spacing w:line="276" w:lineRule="auto"/>
              <w:jc w:val="center"/>
              <w:rPr>
                <w:rFonts w:ascii="Arial" w:hAnsi="Arial" w:cs="Arial"/>
                <w:sz w:val="20"/>
                <w:lang w:eastAsia="en-US"/>
              </w:rPr>
            </w:pPr>
            <w:r>
              <w:rPr>
                <w:rFonts w:ascii="Arial" w:hAnsi="Arial" w:cs="Arial"/>
                <w:sz w:val="20"/>
                <w:lang w:eastAsia="en-US"/>
              </w:rPr>
              <w:t>Код</w:t>
            </w:r>
          </w:p>
        </w:tc>
        <w:tc>
          <w:tcPr>
            <w:tcW w:w="7523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pct10" w:color="auto" w:fill="FFFFFF"/>
            <w:hideMark/>
          </w:tcPr>
          <w:p w14:paraId="5C30624E" w14:textId="77777777" w:rsidR="00BA042E" w:rsidRDefault="00BA042E">
            <w:pPr>
              <w:pStyle w:val="TableHeading"/>
              <w:spacing w:line="276" w:lineRule="auto"/>
              <w:rPr>
                <w:rFonts w:ascii="Arial" w:hAnsi="Arial" w:cs="Arial"/>
                <w:sz w:val="20"/>
                <w:lang w:eastAsia="en-US"/>
              </w:rPr>
            </w:pPr>
            <w:r>
              <w:rPr>
                <w:rFonts w:ascii="Arial" w:hAnsi="Arial" w:cs="Arial"/>
                <w:sz w:val="20"/>
                <w:lang w:eastAsia="en-US"/>
              </w:rPr>
              <w:t>Результат предварительного контроля</w:t>
            </w:r>
          </w:p>
        </w:tc>
      </w:tr>
      <w:tr w:rsidR="00BA042E" w14:paraId="6C5EAE65" w14:textId="77777777" w:rsidTr="00BA042E">
        <w:tc>
          <w:tcPr>
            <w:tcW w:w="1833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2BD6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01</w:t>
            </w:r>
          </w:p>
        </w:tc>
        <w:tc>
          <w:tcPr>
            <w:tcW w:w="7523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FA086C3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ИП успешно прошла предварительный контроль</w:t>
            </w:r>
          </w:p>
        </w:tc>
      </w:tr>
      <w:tr w:rsidR="00BA042E" w14:paraId="4D3C7D86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54471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02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D2F5E2B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Неправильно заполнено поле «</w:t>
            </w:r>
            <w:r>
              <w:rPr>
                <w:rFonts w:ascii="Arial" w:hAnsi="Arial" w:cs="Arial"/>
                <w:sz w:val="20"/>
                <w:lang w:val="en-US"/>
              </w:rPr>
              <w:t>Subject</w:t>
            </w:r>
            <w:r>
              <w:rPr>
                <w:rFonts w:ascii="Arial" w:hAnsi="Arial" w:cs="Arial"/>
                <w:sz w:val="20"/>
              </w:rPr>
              <w:t>:»</w:t>
            </w:r>
          </w:p>
        </w:tc>
      </w:tr>
      <w:tr w:rsidR="00BA042E" w14:paraId="3040138D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858B8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03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96058EB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Много присоединенных файлов</w:t>
            </w:r>
          </w:p>
        </w:tc>
      </w:tr>
      <w:tr w:rsidR="00BA042E" w14:paraId="3544D5A3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DC72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04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E27BB2F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Нет присоединенных файлов </w:t>
            </w:r>
          </w:p>
        </w:tc>
      </w:tr>
      <w:tr w:rsidR="00BA042E" w14:paraId="13CD63D6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4A6B5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05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F3C3517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Ошибка в архиве</w:t>
            </w:r>
          </w:p>
        </w:tc>
      </w:tr>
      <w:tr w:rsidR="00BA042E" w14:paraId="6B291DA6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BD039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06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DEFFF7D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Несоответствие адресата и значения поля «</w:t>
            </w:r>
            <w:proofErr w:type="spellStart"/>
            <w:r>
              <w:rPr>
                <w:rFonts w:ascii="Arial" w:hAnsi="Arial" w:cs="Arial"/>
                <w:sz w:val="20"/>
              </w:rPr>
              <w:t>Subject</w:t>
            </w:r>
            <w:proofErr w:type="spellEnd"/>
            <w:r>
              <w:rPr>
                <w:rFonts w:ascii="Arial" w:hAnsi="Arial" w:cs="Arial"/>
                <w:sz w:val="20"/>
              </w:rPr>
              <w:t>:»</w:t>
            </w:r>
          </w:p>
        </w:tc>
      </w:tr>
      <w:tr w:rsidR="00BA042E" w14:paraId="6BDCFCBD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34ED6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07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3D42004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Дублирование </w:t>
            </w:r>
            <w:proofErr w:type="gramStart"/>
            <w:r>
              <w:rPr>
                <w:rFonts w:ascii="Arial" w:hAnsi="Arial" w:cs="Arial"/>
                <w:sz w:val="20"/>
              </w:rPr>
              <w:t>безошибочных</w:t>
            </w:r>
            <w:proofErr w:type="gramEnd"/>
            <w:r>
              <w:rPr>
                <w:rFonts w:ascii="Arial" w:hAnsi="Arial" w:cs="Arial"/>
                <w:sz w:val="20"/>
              </w:rPr>
              <w:t xml:space="preserve"> ИП</w:t>
            </w:r>
          </w:p>
        </w:tc>
      </w:tr>
      <w:tr w:rsidR="00BA042E" w14:paraId="32AAC6E7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8BCD9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08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0D190BE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Неправильная структура ИП</w:t>
            </w:r>
          </w:p>
        </w:tc>
      </w:tr>
      <w:tr w:rsidR="00BA042E" w14:paraId="6D48C372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D6BC0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09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E3B8ACE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Используется устаревшая НСИ</w:t>
            </w:r>
          </w:p>
        </w:tc>
      </w:tr>
      <w:tr w:rsidR="00BA042E" w14:paraId="3D9E8A1F" w14:textId="77777777" w:rsidTr="00BA042E">
        <w:tc>
          <w:tcPr>
            <w:tcW w:w="183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B7ED89D" w14:textId="77777777" w:rsidR="00BA042E" w:rsidRDefault="00BA042E">
            <w:pPr>
              <w:pStyle w:val="TableCellL"/>
              <w:spacing w:line="276" w:lineRule="auto"/>
              <w:ind w:left="28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</w:t>
            </w:r>
          </w:p>
        </w:tc>
        <w:tc>
          <w:tcPr>
            <w:tcW w:w="752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C48BD99" w14:textId="77777777" w:rsidR="00BA042E" w:rsidRDefault="00BA042E">
            <w:pPr>
              <w:pStyle w:val="TableCellL"/>
              <w:spacing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Рассчитанная сумма по файлу заявленного реестра счетов не совпадает с данными суммарной страховой стоимости, зарегистрированной в паспорте счёта</w:t>
            </w:r>
          </w:p>
        </w:tc>
      </w:tr>
    </w:tbl>
    <w:p w14:paraId="30AB2D8E" w14:textId="77777777" w:rsidR="00BA042E" w:rsidRDefault="00BA042E"/>
    <w:p w14:paraId="3609A722" w14:textId="6978E6C3" w:rsidR="00992AE2" w:rsidRDefault="00992AE2" w:rsidP="00992AE2">
      <w:pPr>
        <w:pStyle w:val="1"/>
      </w:pPr>
      <w:bookmarkStart w:id="816" w:name="_Toc454389884"/>
      <w:bookmarkStart w:id="817" w:name="_Ref421626032"/>
      <w:r>
        <w:t>Пользовательские права</w:t>
      </w:r>
      <w:bookmarkEnd w:id="816"/>
    </w:p>
    <w:p w14:paraId="1FA652E3" w14:textId="1DDE7806" w:rsidR="002F0D4A" w:rsidRDefault="002F0D4A" w:rsidP="002F0D4A">
      <w:pPr>
        <w:pStyle w:val="2"/>
      </w:pPr>
      <w:r w:rsidDel="002F0D4A">
        <w:t xml:space="preserve"> </w:t>
      </w:r>
      <w:bookmarkStart w:id="818" w:name="_Toc454389885"/>
      <w:bookmarkEnd w:id="817"/>
      <w:r>
        <w:t>Актуализация прикр</w:t>
      </w:r>
      <w:r w:rsidR="006148E4">
        <w:t>е</w:t>
      </w:r>
      <w:r>
        <w:t>плений</w:t>
      </w:r>
      <w:bookmarkEnd w:id="818"/>
    </w:p>
    <w:p w14:paraId="3F879C08" w14:textId="6FA788EC" w:rsidR="002F0D4A" w:rsidRDefault="002F0D4A" w:rsidP="004353E5">
      <w:r>
        <w:t xml:space="preserve">Право на закладку «Прикрепления». </w:t>
      </w:r>
      <w:proofErr w:type="gramStart"/>
      <w:r>
        <w:t>Право действует с учетом привязки к конкретной МО.</w:t>
      </w:r>
      <w:proofErr w:type="gramEnd"/>
    </w:p>
    <w:p w14:paraId="0A152782" w14:textId="456C4A44" w:rsidR="00992AE2" w:rsidRDefault="00992AE2" w:rsidP="00D8552B">
      <w:pPr>
        <w:pStyle w:val="2"/>
      </w:pPr>
      <w:bookmarkStart w:id="819" w:name="_Ref423098564"/>
      <w:bookmarkStart w:id="820" w:name="_Toc454389886"/>
      <w:r>
        <w:t>«</w:t>
      </w:r>
      <w:r w:rsidR="002F0D4A">
        <w:t>Актуализация п</w:t>
      </w:r>
      <w:r w:rsidR="00D8552B" w:rsidRPr="00D8552B">
        <w:t>рикреплени</w:t>
      </w:r>
      <w:r w:rsidR="002F0D4A">
        <w:t>й</w:t>
      </w:r>
      <w:r w:rsidR="00D8552B" w:rsidRPr="00D8552B">
        <w:t xml:space="preserve">: </w:t>
      </w:r>
      <w:r w:rsidR="002F0D4A">
        <w:t>выбор дат</w:t>
      </w:r>
      <w:r>
        <w:t>»</w:t>
      </w:r>
      <w:bookmarkEnd w:id="819"/>
      <w:bookmarkEnd w:id="820"/>
    </w:p>
    <w:p w14:paraId="68994B2A" w14:textId="092453DE" w:rsidR="00992AE2" w:rsidRDefault="00992AE2" w:rsidP="00992AE2">
      <w:r>
        <w:t>Должно быть реализовано право «</w:t>
      </w:r>
      <w:r w:rsidR="002F0D4A">
        <w:t>Актуализация прикреплений</w:t>
      </w:r>
      <w:r w:rsidR="00D8552B" w:rsidRPr="00D8552B">
        <w:t xml:space="preserve">: </w:t>
      </w:r>
      <w:r w:rsidR="002F0D4A">
        <w:t>выбор дат</w:t>
      </w:r>
      <w:r>
        <w:t xml:space="preserve">». </w:t>
      </w:r>
      <w:proofErr w:type="gramStart"/>
      <w:r>
        <w:t>Право действует с учетом привязки к конкретной МО.</w:t>
      </w:r>
      <w:proofErr w:type="gramEnd"/>
    </w:p>
    <w:p w14:paraId="5BE57926" w14:textId="2B9399E7" w:rsidR="00992AE2" w:rsidRDefault="00992AE2" w:rsidP="00992AE2">
      <w:r>
        <w:t xml:space="preserve">При наличии этого права, </w:t>
      </w:r>
      <w:proofErr w:type="gramStart"/>
      <w:r>
        <w:t>возможно</w:t>
      </w:r>
      <w:proofErr w:type="gramEnd"/>
      <w:r>
        <w:t xml:space="preserve"> редактирование дат отчетного периода по прикреплениям (п.</w:t>
      </w:r>
      <w:r>
        <w:fldChar w:fldCharType="begin"/>
      </w:r>
      <w:r>
        <w:instrText xml:space="preserve"> REF _Ref413837352 \r \h </w:instrText>
      </w:r>
      <w:r>
        <w:fldChar w:fldCharType="separate"/>
      </w:r>
      <w:r>
        <w:t>3.2.2</w:t>
      </w:r>
      <w:r>
        <w:fldChar w:fldCharType="end"/>
      </w:r>
      <w:r>
        <w:t>).</w:t>
      </w:r>
    </w:p>
    <w:p w14:paraId="66A6B982" w14:textId="0B6D4219" w:rsidR="00124914" w:rsidRDefault="00124914" w:rsidP="00124914">
      <w:pPr>
        <w:pStyle w:val="2"/>
      </w:pPr>
      <w:bookmarkStart w:id="821" w:name="_Ref440554085"/>
      <w:bookmarkStart w:id="822" w:name="_Toc454389887"/>
      <w:r>
        <w:t>«</w:t>
      </w:r>
      <w:r w:rsidR="002F0D4A">
        <w:t>Актуализация п</w:t>
      </w:r>
      <w:r w:rsidRPr="00D8552B">
        <w:t>рикреплени</w:t>
      </w:r>
      <w:r w:rsidR="002F0D4A">
        <w:t>й</w:t>
      </w:r>
      <w:r w:rsidRPr="00D8552B">
        <w:t xml:space="preserve">: </w:t>
      </w:r>
      <w:r>
        <w:t>отмена посылок»</w:t>
      </w:r>
      <w:bookmarkEnd w:id="821"/>
      <w:bookmarkEnd w:id="822"/>
    </w:p>
    <w:p w14:paraId="25278BCA" w14:textId="2BDEF719" w:rsidR="00124914" w:rsidRDefault="00124914" w:rsidP="00124914">
      <w:r>
        <w:t>Должно быть реализовано право «</w:t>
      </w:r>
      <w:r w:rsidR="002F0D4A">
        <w:t>Актуализация прикреплений</w:t>
      </w:r>
      <w:r w:rsidRPr="00D8552B">
        <w:t xml:space="preserve">: </w:t>
      </w:r>
      <w:r>
        <w:t xml:space="preserve">отмена посылок». </w:t>
      </w:r>
      <w:proofErr w:type="gramStart"/>
      <w:r>
        <w:t>Право действует с учетом привязки к конкретной МО.</w:t>
      </w:r>
      <w:proofErr w:type="gramEnd"/>
    </w:p>
    <w:p w14:paraId="792A9CDF" w14:textId="465D4A1F" w:rsidR="00124914" w:rsidRPr="004353E5" w:rsidRDefault="00124914" w:rsidP="00124914">
      <w:r>
        <w:t xml:space="preserve">При наличии этого права, кнопка «Отмена» для прикреплений становится доступна (см. </w:t>
      </w:r>
      <w:r>
        <w:fldChar w:fldCharType="begin"/>
      </w:r>
      <w:r>
        <w:instrText xml:space="preserve"> REF _Ref410141441 \r \h </w:instrText>
      </w:r>
      <w:r>
        <w:fldChar w:fldCharType="separate"/>
      </w:r>
      <w:r>
        <w:t>4.1.1</w:t>
      </w:r>
      <w:r>
        <w:fldChar w:fldCharType="end"/>
      </w:r>
      <w:r>
        <w:t>). При отсутствии прав, кнопка «Отмена» не видна и пользователь не может выполнить ни одного действия, которое переводит посылку в статус «Отменено»</w:t>
      </w:r>
    </w:p>
    <w:p w14:paraId="5844E8E0" w14:textId="4B4020FA" w:rsidR="00124914" w:rsidRPr="004353E5" w:rsidRDefault="00055824" w:rsidP="00992AE2">
      <w:r>
        <w:t>Обычно данное право должно быть предоставлено только администратору Системы (не пользователю-оператору).</w:t>
      </w:r>
    </w:p>
    <w:p w14:paraId="217B1659" w14:textId="08ED5A47" w:rsidR="00992AE2" w:rsidRDefault="00D9146E" w:rsidP="00425730">
      <w:pPr>
        <w:pStyle w:val="1"/>
      </w:pPr>
      <w:bookmarkStart w:id="823" w:name="_Ref431555332"/>
      <w:bookmarkStart w:id="824" w:name="_Toc454389888"/>
      <w:r>
        <w:t>Файл с перечнем пациентов с неопределенной страховой принадлежностью</w:t>
      </w:r>
      <w:bookmarkEnd w:id="823"/>
      <w:bookmarkEnd w:id="824"/>
    </w:p>
    <w:p w14:paraId="252C97D1" w14:textId="67E99469" w:rsidR="00D9146E" w:rsidRDefault="000C0992" w:rsidP="004353E5">
      <w:r>
        <w:t xml:space="preserve">Файл в формате </w:t>
      </w:r>
      <w:r>
        <w:rPr>
          <w:lang w:val="en-US"/>
        </w:rPr>
        <w:t>Excel</w:t>
      </w:r>
      <w:r>
        <w:t>, с автоматически назначаемым именем «</w:t>
      </w:r>
      <w:r>
        <w:rPr>
          <w:lang w:val="en-US"/>
        </w:rPr>
        <w:t>Patients</w:t>
      </w:r>
      <w:r w:rsidRPr="00425730">
        <w:t>.</w:t>
      </w:r>
      <w:proofErr w:type="spellStart"/>
      <w:r>
        <w:rPr>
          <w:lang w:val="en-US"/>
        </w:rPr>
        <w:t>xls</w:t>
      </w:r>
      <w:proofErr w:type="spellEnd"/>
      <w:r>
        <w:t>»</w:t>
      </w:r>
      <w:r w:rsidRPr="00425730">
        <w:t>.</w:t>
      </w:r>
    </w:p>
    <w:p w14:paraId="06EF67B3" w14:textId="4E09CB5C" w:rsidR="000C0992" w:rsidRPr="009533C5" w:rsidRDefault="009533C5" w:rsidP="004353E5">
      <w:r>
        <w:t>В таблицу в</w:t>
      </w:r>
      <w:r w:rsidR="006C0BEA">
        <w:t>ыбираются</w:t>
      </w:r>
      <w:r w:rsidR="006C0BEA" w:rsidRPr="009533C5">
        <w:t xml:space="preserve"> </w:t>
      </w:r>
      <w:r w:rsidR="006C0BEA">
        <w:t>пациенты</w:t>
      </w:r>
      <w:r w:rsidR="006C0BEA" w:rsidRPr="009533C5">
        <w:t xml:space="preserve">, </w:t>
      </w:r>
      <w:r w:rsidR="006C0BEA">
        <w:t>у</w:t>
      </w:r>
      <w:r w:rsidR="006C0BEA" w:rsidRPr="009533C5">
        <w:t xml:space="preserve"> </w:t>
      </w:r>
      <w:r w:rsidR="006C0BEA">
        <w:t>которых</w:t>
      </w:r>
      <w:r w:rsidR="006C0BEA" w:rsidRPr="009533C5">
        <w:t xml:space="preserve"> </w:t>
      </w:r>
      <w:proofErr w:type="spellStart"/>
      <w:r>
        <w:rPr>
          <w:lang w:val="en-US"/>
        </w:rPr>
        <w:t>spu</w:t>
      </w:r>
      <w:proofErr w:type="spellEnd"/>
      <w:r w:rsidRPr="00425730">
        <w:t>_</w:t>
      </w:r>
      <w:r>
        <w:rPr>
          <w:lang w:val="en-US"/>
        </w:rPr>
        <w:t>attachment</w:t>
      </w:r>
      <w:r w:rsidRPr="00425730">
        <w:t>_</w:t>
      </w:r>
      <w:r>
        <w:rPr>
          <w:lang w:val="en-US"/>
        </w:rPr>
        <w:t>session</w:t>
      </w:r>
      <w:r w:rsidRPr="00425730">
        <w:t>_</w:t>
      </w:r>
      <w:r>
        <w:rPr>
          <w:lang w:val="en-US"/>
        </w:rPr>
        <w:t>payer</w:t>
      </w:r>
      <w:r w:rsidRPr="00425730">
        <w:t>.</w:t>
      </w:r>
      <w:r w:rsidR="006C0BEA">
        <w:rPr>
          <w:lang w:val="en-US"/>
        </w:rPr>
        <w:t>payer</w:t>
      </w:r>
      <w:r w:rsidR="006C0BEA" w:rsidRPr="00425730">
        <w:t>_</w:t>
      </w:r>
      <w:r w:rsidR="006C0BEA">
        <w:rPr>
          <w:lang w:val="en-US"/>
        </w:rPr>
        <w:t>id</w:t>
      </w:r>
      <w:r w:rsidR="006C0BEA" w:rsidRPr="00425730">
        <w:t xml:space="preserve"> = </w:t>
      </w:r>
      <w:r w:rsidR="006C0BEA">
        <w:rPr>
          <w:lang w:val="en-US"/>
        </w:rPr>
        <w:t>UNKNOWN</w:t>
      </w:r>
      <w:r>
        <w:t>, каждому пациенту соответствует строка в таблице.</w:t>
      </w:r>
    </w:p>
    <w:p w14:paraId="1F2ADA56" w14:textId="586611E2" w:rsidR="000C0992" w:rsidRDefault="000C0992" w:rsidP="004353E5">
      <w:r>
        <w:t>Состав колонок</w:t>
      </w:r>
      <w:r w:rsidR="009533C5">
        <w:rPr>
          <w:lang w:val="en-US"/>
        </w:rPr>
        <w:t xml:space="preserve"> </w:t>
      </w:r>
      <w:r w:rsidR="009533C5">
        <w:t>в файле</w:t>
      </w:r>
      <w: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85"/>
        <w:gridCol w:w="6804"/>
      </w:tblGrid>
      <w:tr w:rsidR="000C0992" w:rsidRPr="009533C5" w14:paraId="2476FA79" w14:textId="77777777" w:rsidTr="00425730">
        <w:tc>
          <w:tcPr>
            <w:tcW w:w="3085" w:type="dxa"/>
          </w:tcPr>
          <w:p w14:paraId="453D489B" w14:textId="0373AC02" w:rsidR="000C0992" w:rsidRPr="00425730" w:rsidRDefault="000C0992" w:rsidP="004353E5">
            <w:pPr>
              <w:rPr>
                <w:b/>
              </w:rPr>
            </w:pPr>
            <w:r w:rsidRPr="00425730">
              <w:rPr>
                <w:b/>
              </w:rPr>
              <w:lastRenderedPageBreak/>
              <w:t>Название колонки</w:t>
            </w:r>
          </w:p>
        </w:tc>
        <w:tc>
          <w:tcPr>
            <w:tcW w:w="6804" w:type="dxa"/>
          </w:tcPr>
          <w:p w14:paraId="5B1735C7" w14:textId="079A771C" w:rsidR="000C0992" w:rsidRPr="00425730" w:rsidRDefault="000C0992" w:rsidP="004353E5">
            <w:pPr>
              <w:rPr>
                <w:b/>
              </w:rPr>
            </w:pPr>
            <w:r w:rsidRPr="00425730">
              <w:rPr>
                <w:b/>
              </w:rPr>
              <w:t>Описание</w:t>
            </w:r>
          </w:p>
        </w:tc>
      </w:tr>
      <w:tr w:rsidR="00B63EFF" w:rsidRPr="009533C5" w14:paraId="196A2A19" w14:textId="77777777" w:rsidTr="00425730">
        <w:tc>
          <w:tcPr>
            <w:tcW w:w="3085" w:type="dxa"/>
          </w:tcPr>
          <w:p w14:paraId="5638F6DD" w14:textId="4C35F013" w:rsidR="00B63EFF" w:rsidRDefault="00D5036B" w:rsidP="004353E5">
            <w:r>
              <w:t>ФИО</w:t>
            </w:r>
          </w:p>
        </w:tc>
        <w:tc>
          <w:tcPr>
            <w:tcW w:w="6804" w:type="dxa"/>
          </w:tcPr>
          <w:p w14:paraId="173EFDF3" w14:textId="7F433778" w:rsidR="00B63EFF" w:rsidRPr="006C0BEA" w:rsidRDefault="006C0BEA" w:rsidP="004353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Spu_erz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attachment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record</w:t>
            </w:r>
            <w:r w:rsidRPr="006C0BEA">
              <w:rPr>
                <w:lang w:val="en-US"/>
              </w:rPr>
              <w:t>.</w:t>
            </w:r>
            <w:r>
              <w:rPr>
                <w:lang w:val="en-US"/>
              </w:rPr>
              <w:t>last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</w:p>
          <w:p w14:paraId="3F7BBB85" w14:textId="2257CA23" w:rsidR="006C0BEA" w:rsidRDefault="006C0BEA" w:rsidP="004353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Spu_erz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attachment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record</w:t>
            </w:r>
            <w:r w:rsidRPr="006C0BEA">
              <w:rPr>
                <w:lang w:val="en-US"/>
              </w:rPr>
              <w:t>.</w:t>
            </w:r>
            <w:r>
              <w:rPr>
                <w:lang w:val="en-US"/>
              </w:rPr>
              <w:t>first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</w:p>
          <w:p w14:paraId="7D464921" w14:textId="17D6CA80" w:rsidR="006C0BEA" w:rsidRDefault="006C0BEA" w:rsidP="004353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Spu_erz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attachment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record</w:t>
            </w:r>
            <w:r w:rsidRPr="006C0BEA">
              <w:rPr>
                <w:lang w:val="en-US"/>
              </w:rPr>
              <w:t>.</w:t>
            </w:r>
            <w:r>
              <w:rPr>
                <w:lang w:val="en-US"/>
              </w:rPr>
              <w:t>middle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name</w:t>
            </w:r>
            <w:proofErr w:type="spellEnd"/>
          </w:p>
          <w:p w14:paraId="62636016" w14:textId="52685B3C" w:rsidR="006C0BEA" w:rsidRPr="006C0BEA" w:rsidRDefault="006C0BEA" w:rsidP="004353E5">
            <w:r>
              <w:rPr>
                <w:lang w:val="en-US"/>
              </w:rPr>
              <w:t>(</w:t>
            </w:r>
            <w:r>
              <w:t>записываются через пробел)</w:t>
            </w:r>
          </w:p>
        </w:tc>
      </w:tr>
      <w:tr w:rsidR="00B63EFF" w:rsidRPr="009533C5" w14:paraId="62CF3BC7" w14:textId="77777777" w:rsidTr="00425730">
        <w:tc>
          <w:tcPr>
            <w:tcW w:w="3085" w:type="dxa"/>
          </w:tcPr>
          <w:p w14:paraId="189251AA" w14:textId="7F94E342" w:rsidR="00B63EFF" w:rsidRDefault="00B63EFF" w:rsidP="004353E5">
            <w:r>
              <w:t>Дата рождения</w:t>
            </w:r>
          </w:p>
        </w:tc>
        <w:tc>
          <w:tcPr>
            <w:tcW w:w="6804" w:type="dxa"/>
          </w:tcPr>
          <w:p w14:paraId="40539D88" w14:textId="31B4BDA8" w:rsidR="00B63EFF" w:rsidRPr="006C0BEA" w:rsidRDefault="006C0BEA" w:rsidP="004353E5">
            <w:proofErr w:type="spellStart"/>
            <w:r>
              <w:rPr>
                <w:lang w:val="en-US"/>
              </w:rPr>
              <w:t>Spu</w:t>
            </w:r>
            <w:proofErr w:type="spellEnd"/>
            <w:r w:rsidRPr="00425730">
              <w:t>_</w:t>
            </w:r>
            <w:proofErr w:type="spellStart"/>
            <w:r>
              <w:rPr>
                <w:lang w:val="en-US"/>
              </w:rPr>
              <w:t>erz</w:t>
            </w:r>
            <w:proofErr w:type="spellEnd"/>
            <w:r w:rsidRPr="00425730">
              <w:t>_</w:t>
            </w:r>
            <w:r>
              <w:rPr>
                <w:lang w:val="en-US"/>
              </w:rPr>
              <w:t>attachment</w:t>
            </w:r>
            <w:r w:rsidRPr="00425730">
              <w:t>_</w:t>
            </w:r>
            <w:r>
              <w:rPr>
                <w:lang w:val="en-US"/>
              </w:rPr>
              <w:t>record</w:t>
            </w:r>
            <w:r w:rsidRPr="00425730">
              <w:t>.</w:t>
            </w:r>
            <w:r>
              <w:rPr>
                <w:lang w:val="en-US"/>
              </w:rPr>
              <w:t>birth</w:t>
            </w:r>
            <w:r w:rsidRPr="00425730">
              <w:t>_</w:t>
            </w:r>
            <w:r>
              <w:rPr>
                <w:lang w:val="en-US"/>
              </w:rPr>
              <w:t>date</w:t>
            </w:r>
            <w:r>
              <w:t>, записать в формате ДД.ММ.ГГГГ</w:t>
            </w:r>
          </w:p>
        </w:tc>
      </w:tr>
      <w:tr w:rsidR="000C0992" w:rsidRPr="009533C5" w14:paraId="70C861EA" w14:textId="77777777" w:rsidTr="00425730">
        <w:tc>
          <w:tcPr>
            <w:tcW w:w="3085" w:type="dxa"/>
          </w:tcPr>
          <w:p w14:paraId="4335252C" w14:textId="0DDF68E5" w:rsidR="000C0992" w:rsidRDefault="000C0992" w:rsidP="004353E5">
            <w:r>
              <w:t>Полис ОМС</w:t>
            </w:r>
          </w:p>
        </w:tc>
        <w:tc>
          <w:tcPr>
            <w:tcW w:w="6804" w:type="dxa"/>
          </w:tcPr>
          <w:p w14:paraId="0F7E06E6" w14:textId="77777777" w:rsidR="000C0992" w:rsidRDefault="006C0BEA" w:rsidP="004353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Spu_erz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attachment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record</w:t>
            </w:r>
            <w:r w:rsidRPr="00425730">
              <w:rPr>
                <w:lang w:val="en-US"/>
              </w:rPr>
              <w:t>.</w:t>
            </w:r>
            <w:r>
              <w:rPr>
                <w:lang w:val="en-US"/>
              </w:rPr>
              <w:t>policy_series</w:t>
            </w:r>
            <w:proofErr w:type="spellEnd"/>
          </w:p>
          <w:p w14:paraId="5EC8E756" w14:textId="77777777" w:rsidR="006C0BEA" w:rsidRPr="00425730" w:rsidRDefault="006C0BEA" w:rsidP="004353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Spu_erz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attachment</w:t>
            </w:r>
            <w:r w:rsidRPr="006C0BEA">
              <w:rPr>
                <w:lang w:val="en-US"/>
              </w:rPr>
              <w:t>_</w:t>
            </w:r>
            <w:r>
              <w:rPr>
                <w:lang w:val="en-US"/>
              </w:rPr>
              <w:t>record.policy_number</w:t>
            </w:r>
            <w:proofErr w:type="spellEnd"/>
          </w:p>
          <w:p w14:paraId="68DFE7B1" w14:textId="5C5FBF15" w:rsidR="009533C5" w:rsidRPr="009533C5" w:rsidRDefault="009533C5" w:rsidP="004353E5">
            <w:r>
              <w:t>(записываются подряд)</w:t>
            </w:r>
          </w:p>
        </w:tc>
      </w:tr>
    </w:tbl>
    <w:p w14:paraId="015D6BE0" w14:textId="77777777" w:rsidR="000C0992" w:rsidRPr="000C0992" w:rsidRDefault="000C0992" w:rsidP="004353E5"/>
    <w:p w14:paraId="041F1EED" w14:textId="77777777" w:rsidR="004353E5" w:rsidRDefault="004353E5" w:rsidP="004353E5"/>
    <w:sectPr w:rsidR="004353E5" w:rsidSect="005E58FA">
      <w:headerReference w:type="default" r:id="rId49"/>
      <w:footerReference w:type="default" r:id="rId50"/>
      <w:pgSz w:w="11906" w:h="16838"/>
      <w:pgMar w:top="969" w:right="850" w:bottom="1134" w:left="993" w:header="708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A20BDB" w14:textId="77777777" w:rsidR="005B73A1" w:rsidRDefault="005B73A1" w:rsidP="0064530A">
      <w:r>
        <w:separator/>
      </w:r>
    </w:p>
  </w:endnote>
  <w:endnote w:type="continuationSeparator" w:id="0">
    <w:p w14:paraId="7A1000FE" w14:textId="77777777" w:rsidR="005B73A1" w:rsidRDefault="005B73A1" w:rsidP="0064530A">
      <w:r>
        <w:continuationSeparator/>
      </w:r>
    </w:p>
  </w:endnote>
  <w:endnote w:type="continuationNotice" w:id="1">
    <w:p w14:paraId="34ECE8E7" w14:textId="77777777" w:rsidR="005B73A1" w:rsidRDefault="005B73A1" w:rsidP="006453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8C1B38" w14:textId="77777777" w:rsidR="00C0032F" w:rsidRDefault="00C0032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insideH w:val="single" w:sz="4" w:space="0" w:color="auto"/>
      </w:tblBorders>
      <w:tblLook w:val="01E0" w:firstRow="1" w:lastRow="1" w:firstColumn="1" w:lastColumn="1" w:noHBand="0" w:noVBand="0"/>
    </w:tblPr>
    <w:tblGrid>
      <w:gridCol w:w="7491"/>
      <w:gridCol w:w="2788"/>
    </w:tblGrid>
    <w:tr w:rsidR="00C0032F" w:rsidRPr="00F05779" w14:paraId="629D3950" w14:textId="77777777" w:rsidTr="00F05779">
      <w:trPr>
        <w:trHeight w:val="344"/>
      </w:trPr>
      <w:tc>
        <w:tcPr>
          <w:tcW w:w="3644" w:type="pct"/>
          <w:shd w:val="clear" w:color="auto" w:fill="auto"/>
          <w:vAlign w:val="center"/>
        </w:tcPr>
        <w:p w14:paraId="1BF60A86" w14:textId="77777777" w:rsidR="00C0032F" w:rsidRPr="00F05779" w:rsidRDefault="00C0032F" w:rsidP="0064530A">
          <w:pPr>
            <w:pStyle w:val="a8"/>
            <w:rPr>
              <w:sz w:val="20"/>
            </w:rPr>
          </w:pPr>
          <w:r w:rsidRPr="00F05779">
            <w:rPr>
              <w:sz w:val="20"/>
            </w:rPr>
            <w:t>Версия 1.0</w:t>
          </w:r>
        </w:p>
      </w:tc>
      <w:tc>
        <w:tcPr>
          <w:tcW w:w="1356" w:type="pct"/>
          <w:shd w:val="clear" w:color="auto" w:fill="auto"/>
          <w:vAlign w:val="center"/>
        </w:tcPr>
        <w:p w14:paraId="48FE6609" w14:textId="77777777" w:rsidR="00C0032F" w:rsidRPr="00F05779" w:rsidRDefault="00C0032F" w:rsidP="00F05779">
          <w:pPr>
            <w:pStyle w:val="a8"/>
            <w:jc w:val="right"/>
            <w:rPr>
              <w:sz w:val="20"/>
            </w:rPr>
          </w:pPr>
          <w:r w:rsidRPr="00F05779">
            <w:rPr>
              <w:sz w:val="20"/>
            </w:rPr>
            <w:t xml:space="preserve">Страница </w:t>
          </w:r>
          <w:r w:rsidRPr="00F05779">
            <w:rPr>
              <w:sz w:val="20"/>
            </w:rPr>
            <w:fldChar w:fldCharType="begin"/>
          </w:r>
          <w:r w:rsidRPr="00F05779">
            <w:rPr>
              <w:sz w:val="20"/>
            </w:rPr>
            <w:instrText xml:space="preserve"> PAGE </w:instrText>
          </w:r>
          <w:r w:rsidRPr="00F05779">
            <w:rPr>
              <w:sz w:val="20"/>
            </w:rPr>
            <w:fldChar w:fldCharType="separate"/>
          </w:r>
          <w:r w:rsidR="00A75E9F">
            <w:rPr>
              <w:noProof/>
              <w:sz w:val="20"/>
            </w:rPr>
            <w:t>11</w:t>
          </w:r>
          <w:r w:rsidRPr="00F05779">
            <w:rPr>
              <w:sz w:val="20"/>
            </w:rPr>
            <w:fldChar w:fldCharType="end"/>
          </w:r>
          <w:r w:rsidRPr="00F05779">
            <w:rPr>
              <w:sz w:val="20"/>
            </w:rPr>
            <w:t xml:space="preserve"> из </w:t>
          </w:r>
          <w:r w:rsidRPr="00F05779">
            <w:rPr>
              <w:sz w:val="20"/>
            </w:rPr>
            <w:fldChar w:fldCharType="begin"/>
          </w:r>
          <w:r w:rsidRPr="00F05779">
            <w:rPr>
              <w:sz w:val="20"/>
            </w:rPr>
            <w:instrText xml:space="preserve"> NUMPAGES </w:instrText>
          </w:r>
          <w:r w:rsidRPr="00F05779">
            <w:rPr>
              <w:sz w:val="20"/>
            </w:rPr>
            <w:fldChar w:fldCharType="separate"/>
          </w:r>
          <w:r w:rsidR="00A75E9F">
            <w:rPr>
              <w:noProof/>
              <w:sz w:val="20"/>
            </w:rPr>
            <w:t>26</w:t>
          </w:r>
          <w:r w:rsidRPr="00F05779">
            <w:rPr>
              <w:noProof/>
              <w:sz w:val="20"/>
            </w:rPr>
            <w:fldChar w:fldCharType="end"/>
          </w:r>
        </w:p>
      </w:tc>
    </w:tr>
  </w:tbl>
  <w:p w14:paraId="44ACAE4B" w14:textId="77777777" w:rsidR="00C0032F" w:rsidRPr="00F05779" w:rsidRDefault="00C0032F" w:rsidP="0064530A">
    <w:pPr>
      <w:pStyle w:val="a8"/>
      <w:rPr>
        <w:sz w:val="1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7F6BD8" w14:textId="77777777" w:rsidR="00C0032F" w:rsidRDefault="00C0032F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insideH w:val="single" w:sz="4" w:space="0" w:color="auto"/>
      </w:tblBorders>
      <w:tblLook w:val="01E0" w:firstRow="1" w:lastRow="1" w:firstColumn="1" w:lastColumn="1" w:noHBand="0" w:noVBand="0"/>
    </w:tblPr>
    <w:tblGrid>
      <w:gridCol w:w="7491"/>
      <w:gridCol w:w="2788"/>
    </w:tblGrid>
    <w:tr w:rsidR="00C0032F" w:rsidRPr="00F05779" w14:paraId="6B8D8C3F" w14:textId="77777777" w:rsidTr="00F05779">
      <w:trPr>
        <w:trHeight w:val="344"/>
      </w:trPr>
      <w:tc>
        <w:tcPr>
          <w:tcW w:w="3644" w:type="pct"/>
          <w:shd w:val="clear" w:color="auto" w:fill="auto"/>
          <w:vAlign w:val="center"/>
        </w:tcPr>
        <w:p w14:paraId="6B8D8C3D" w14:textId="77777777" w:rsidR="00C0032F" w:rsidRPr="00F05779" w:rsidRDefault="00C0032F" w:rsidP="0064530A">
          <w:pPr>
            <w:pStyle w:val="a8"/>
            <w:rPr>
              <w:sz w:val="20"/>
            </w:rPr>
          </w:pPr>
          <w:r w:rsidRPr="00F05779">
            <w:rPr>
              <w:sz w:val="20"/>
            </w:rPr>
            <w:t>Версия 1.0</w:t>
          </w:r>
        </w:p>
      </w:tc>
      <w:tc>
        <w:tcPr>
          <w:tcW w:w="1356" w:type="pct"/>
          <w:shd w:val="clear" w:color="auto" w:fill="auto"/>
          <w:vAlign w:val="center"/>
        </w:tcPr>
        <w:p w14:paraId="6B8D8C3E" w14:textId="77777777" w:rsidR="00C0032F" w:rsidRPr="00F05779" w:rsidRDefault="00C0032F" w:rsidP="00F05779">
          <w:pPr>
            <w:pStyle w:val="a8"/>
            <w:jc w:val="right"/>
            <w:rPr>
              <w:sz w:val="20"/>
            </w:rPr>
          </w:pPr>
          <w:r w:rsidRPr="00F05779">
            <w:rPr>
              <w:sz w:val="20"/>
            </w:rPr>
            <w:t xml:space="preserve">Страница </w:t>
          </w:r>
          <w:r w:rsidRPr="00F05779">
            <w:rPr>
              <w:sz w:val="20"/>
            </w:rPr>
            <w:fldChar w:fldCharType="begin"/>
          </w:r>
          <w:r w:rsidRPr="00F05779">
            <w:rPr>
              <w:sz w:val="20"/>
            </w:rPr>
            <w:instrText xml:space="preserve"> PAGE </w:instrText>
          </w:r>
          <w:r w:rsidRPr="00F05779">
            <w:rPr>
              <w:sz w:val="20"/>
            </w:rPr>
            <w:fldChar w:fldCharType="separate"/>
          </w:r>
          <w:r w:rsidR="00CF2EAA">
            <w:rPr>
              <w:noProof/>
              <w:sz w:val="20"/>
            </w:rPr>
            <w:t>26</w:t>
          </w:r>
          <w:r w:rsidRPr="00F05779">
            <w:rPr>
              <w:sz w:val="20"/>
            </w:rPr>
            <w:fldChar w:fldCharType="end"/>
          </w:r>
          <w:r w:rsidRPr="00F05779">
            <w:rPr>
              <w:sz w:val="20"/>
            </w:rPr>
            <w:t xml:space="preserve"> из </w:t>
          </w:r>
          <w:r w:rsidRPr="00F05779">
            <w:rPr>
              <w:sz w:val="20"/>
            </w:rPr>
            <w:fldChar w:fldCharType="begin"/>
          </w:r>
          <w:r w:rsidRPr="00F05779">
            <w:rPr>
              <w:sz w:val="20"/>
            </w:rPr>
            <w:instrText xml:space="preserve"> NUMPAGES </w:instrText>
          </w:r>
          <w:r w:rsidRPr="00F05779">
            <w:rPr>
              <w:sz w:val="20"/>
            </w:rPr>
            <w:fldChar w:fldCharType="separate"/>
          </w:r>
          <w:r w:rsidR="00CF2EAA">
            <w:rPr>
              <w:noProof/>
              <w:sz w:val="20"/>
            </w:rPr>
            <w:t>49</w:t>
          </w:r>
          <w:r w:rsidRPr="00F05779">
            <w:rPr>
              <w:noProof/>
              <w:sz w:val="20"/>
            </w:rPr>
            <w:fldChar w:fldCharType="end"/>
          </w:r>
        </w:p>
      </w:tc>
    </w:tr>
  </w:tbl>
  <w:p w14:paraId="6B8D8C40" w14:textId="77777777" w:rsidR="00C0032F" w:rsidRPr="00F05779" w:rsidRDefault="00C0032F" w:rsidP="0064530A">
    <w:pPr>
      <w:pStyle w:val="a8"/>
      <w:rPr>
        <w:sz w:val="1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1B2FE2" w14:textId="77777777" w:rsidR="005B73A1" w:rsidRDefault="005B73A1" w:rsidP="0064530A">
      <w:r>
        <w:separator/>
      </w:r>
    </w:p>
  </w:footnote>
  <w:footnote w:type="continuationSeparator" w:id="0">
    <w:p w14:paraId="0791B7E1" w14:textId="77777777" w:rsidR="005B73A1" w:rsidRDefault="005B73A1" w:rsidP="0064530A">
      <w:r>
        <w:continuationSeparator/>
      </w:r>
    </w:p>
  </w:footnote>
  <w:footnote w:type="continuationNotice" w:id="1">
    <w:p w14:paraId="6CF5E20C" w14:textId="77777777" w:rsidR="005B73A1" w:rsidRDefault="005B73A1" w:rsidP="0064530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B17E7A" w14:textId="77777777" w:rsidR="00C0032F" w:rsidRDefault="00C0032F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4DC12D" w14:textId="77777777" w:rsidR="00C0032F" w:rsidRPr="00F05779" w:rsidRDefault="00C0032F" w:rsidP="0064530A">
    <w:pPr>
      <w:pStyle w:val="a9"/>
      <w:rPr>
        <w:sz w:val="12"/>
      </w:rPr>
    </w:pPr>
    <w:r w:rsidRPr="00270126">
      <w:rPr>
        <w:noProof/>
      </w:rPr>
      <w:drawing>
        <wp:inline distT="0" distB="0" distL="0" distR="0" wp14:anchorId="4130CC0F" wp14:editId="08113C2F">
          <wp:extent cx="1123950" cy="266700"/>
          <wp:effectExtent l="0" t="0" r="0" b="0"/>
          <wp:docPr id="6" name="Рисунок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4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0EDD4D" w14:textId="77777777" w:rsidR="00C0032F" w:rsidRDefault="00C0032F">
    <w:pPr>
      <w:pStyle w:val="a9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8D8C3C" w14:textId="77777777" w:rsidR="00C0032F" w:rsidRPr="00F05779" w:rsidRDefault="00C0032F" w:rsidP="0064530A">
    <w:pPr>
      <w:pStyle w:val="a9"/>
      <w:rPr>
        <w:sz w:val="12"/>
      </w:rPr>
    </w:pPr>
    <w:r w:rsidRPr="00270126">
      <w:rPr>
        <w:noProof/>
      </w:rPr>
      <w:drawing>
        <wp:inline distT="0" distB="0" distL="0" distR="0" wp14:anchorId="6B8D8C45" wp14:editId="6B8D8C46">
          <wp:extent cx="1123950" cy="266700"/>
          <wp:effectExtent l="0" t="0" r="0" b="0"/>
          <wp:docPr id="2" name="Рисунок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4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E0BE4"/>
    <w:multiLevelType w:val="hybridMultilevel"/>
    <w:tmpl w:val="95C2B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EE3DCA"/>
    <w:multiLevelType w:val="hybridMultilevel"/>
    <w:tmpl w:val="8A845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0432AC"/>
    <w:multiLevelType w:val="hybridMultilevel"/>
    <w:tmpl w:val="3F805E68"/>
    <w:lvl w:ilvl="0" w:tplc="A4D87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077B16"/>
    <w:multiLevelType w:val="hybridMultilevel"/>
    <w:tmpl w:val="968AD616"/>
    <w:lvl w:ilvl="0" w:tplc="04190017">
      <w:start w:val="1"/>
      <w:numFmt w:val="lowerLetter"/>
      <w:lvlText w:val="%1)"/>
      <w:lvlJc w:val="left"/>
      <w:pPr>
        <w:ind w:left="2187" w:hanging="360"/>
      </w:pPr>
    </w:lvl>
    <w:lvl w:ilvl="1" w:tplc="04190019" w:tentative="1">
      <w:start w:val="1"/>
      <w:numFmt w:val="lowerLetter"/>
      <w:lvlText w:val="%2."/>
      <w:lvlJc w:val="left"/>
      <w:pPr>
        <w:ind w:left="2907" w:hanging="360"/>
      </w:pPr>
    </w:lvl>
    <w:lvl w:ilvl="2" w:tplc="0419001B" w:tentative="1">
      <w:start w:val="1"/>
      <w:numFmt w:val="lowerRoman"/>
      <w:lvlText w:val="%3."/>
      <w:lvlJc w:val="right"/>
      <w:pPr>
        <w:ind w:left="3627" w:hanging="180"/>
      </w:pPr>
    </w:lvl>
    <w:lvl w:ilvl="3" w:tplc="0419000F" w:tentative="1">
      <w:start w:val="1"/>
      <w:numFmt w:val="decimal"/>
      <w:lvlText w:val="%4."/>
      <w:lvlJc w:val="left"/>
      <w:pPr>
        <w:ind w:left="4347" w:hanging="360"/>
      </w:pPr>
    </w:lvl>
    <w:lvl w:ilvl="4" w:tplc="04190019" w:tentative="1">
      <w:start w:val="1"/>
      <w:numFmt w:val="lowerLetter"/>
      <w:lvlText w:val="%5."/>
      <w:lvlJc w:val="left"/>
      <w:pPr>
        <w:ind w:left="5067" w:hanging="360"/>
      </w:pPr>
    </w:lvl>
    <w:lvl w:ilvl="5" w:tplc="0419001B" w:tentative="1">
      <w:start w:val="1"/>
      <w:numFmt w:val="lowerRoman"/>
      <w:lvlText w:val="%6."/>
      <w:lvlJc w:val="right"/>
      <w:pPr>
        <w:ind w:left="5787" w:hanging="180"/>
      </w:pPr>
    </w:lvl>
    <w:lvl w:ilvl="6" w:tplc="0419000F" w:tentative="1">
      <w:start w:val="1"/>
      <w:numFmt w:val="decimal"/>
      <w:lvlText w:val="%7."/>
      <w:lvlJc w:val="left"/>
      <w:pPr>
        <w:ind w:left="6507" w:hanging="360"/>
      </w:pPr>
    </w:lvl>
    <w:lvl w:ilvl="7" w:tplc="04190019" w:tentative="1">
      <w:start w:val="1"/>
      <w:numFmt w:val="lowerLetter"/>
      <w:lvlText w:val="%8."/>
      <w:lvlJc w:val="left"/>
      <w:pPr>
        <w:ind w:left="7227" w:hanging="360"/>
      </w:pPr>
    </w:lvl>
    <w:lvl w:ilvl="8" w:tplc="0419001B" w:tentative="1">
      <w:start w:val="1"/>
      <w:numFmt w:val="lowerRoman"/>
      <w:lvlText w:val="%9."/>
      <w:lvlJc w:val="right"/>
      <w:pPr>
        <w:ind w:left="7947" w:hanging="180"/>
      </w:pPr>
    </w:lvl>
  </w:abstractNum>
  <w:abstractNum w:abstractNumId="4">
    <w:nsid w:val="122D0E1D"/>
    <w:multiLevelType w:val="hybridMultilevel"/>
    <w:tmpl w:val="40C07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CF6F26"/>
    <w:multiLevelType w:val="hybridMultilevel"/>
    <w:tmpl w:val="26E6C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1141FD"/>
    <w:multiLevelType w:val="hybridMultilevel"/>
    <w:tmpl w:val="7ABCD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1B43AF"/>
    <w:multiLevelType w:val="hybridMultilevel"/>
    <w:tmpl w:val="828A78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CC72DE"/>
    <w:multiLevelType w:val="hybridMultilevel"/>
    <w:tmpl w:val="5C163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A26192"/>
    <w:multiLevelType w:val="multilevel"/>
    <w:tmpl w:val="5DBEC77A"/>
    <w:lvl w:ilvl="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3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0">
    <w:nsid w:val="1F424DD0"/>
    <w:multiLevelType w:val="hybridMultilevel"/>
    <w:tmpl w:val="DBB4247E"/>
    <w:lvl w:ilvl="0" w:tplc="2B5E1274">
      <w:start w:val="1"/>
      <w:numFmt w:val="bullet"/>
      <w:lvlText w:val=""/>
      <w:lvlJc w:val="left"/>
      <w:pPr>
        <w:tabs>
          <w:tab w:val="num" w:pos="717"/>
        </w:tabs>
        <w:ind w:left="714" w:hanging="357"/>
      </w:pPr>
      <w:rPr>
        <w:rFonts w:ascii="Symbol" w:hAnsi="Symbol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972DAD"/>
    <w:multiLevelType w:val="hybridMultilevel"/>
    <w:tmpl w:val="E3921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635566"/>
    <w:multiLevelType w:val="hybridMultilevel"/>
    <w:tmpl w:val="AC8261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85B6222"/>
    <w:multiLevelType w:val="singleLevel"/>
    <w:tmpl w:val="234A5B3C"/>
    <w:lvl w:ilvl="0">
      <w:start w:val="1"/>
      <w:numFmt w:val="bullet"/>
      <w:pStyle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</w:abstractNum>
  <w:abstractNum w:abstractNumId="14">
    <w:nsid w:val="2D8866EB"/>
    <w:multiLevelType w:val="hybridMultilevel"/>
    <w:tmpl w:val="01183C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ECA47D2"/>
    <w:multiLevelType w:val="multilevel"/>
    <w:tmpl w:val="5DBEC77A"/>
    <w:lvl w:ilvl="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3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6">
    <w:nsid w:val="326342C3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67C7829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271B41"/>
    <w:multiLevelType w:val="multilevel"/>
    <w:tmpl w:val="060C36A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R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3CD14DEA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6503B0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911816"/>
    <w:multiLevelType w:val="multilevel"/>
    <w:tmpl w:val="7046903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487D27D4"/>
    <w:multiLevelType w:val="multilevel"/>
    <w:tmpl w:val="5BF8A0C4"/>
    <w:lvl w:ilvl="0">
      <w:start w:val="1"/>
      <w:numFmt w:val="decimal"/>
      <w:pStyle w:val="1Ari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2Arial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pStyle w:val="3Ari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4Ari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3">
    <w:nsid w:val="49B14F9B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714377"/>
    <w:multiLevelType w:val="hybridMultilevel"/>
    <w:tmpl w:val="E93EA5C8"/>
    <w:lvl w:ilvl="0" w:tplc="FFFFFFFF">
      <w:start w:val="1"/>
      <w:numFmt w:val="bullet"/>
      <w:pStyle w:val="a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532153EA"/>
    <w:multiLevelType w:val="hybridMultilevel"/>
    <w:tmpl w:val="06B245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6204070"/>
    <w:multiLevelType w:val="multilevel"/>
    <w:tmpl w:val="5DBEC77A"/>
    <w:lvl w:ilvl="0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33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7">
    <w:nsid w:val="56F53248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CB96BFF"/>
    <w:multiLevelType w:val="hybridMultilevel"/>
    <w:tmpl w:val="F156F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41A170D"/>
    <w:multiLevelType w:val="singleLevel"/>
    <w:tmpl w:val="6E0C5D28"/>
    <w:lvl w:ilvl="0">
      <w:start w:val="1"/>
      <w:numFmt w:val="bullet"/>
      <w:pStyle w:val="TableListBullet2"/>
      <w:lvlText w:val=""/>
      <w:lvlJc w:val="left"/>
      <w:pPr>
        <w:tabs>
          <w:tab w:val="num" w:pos="3289"/>
        </w:tabs>
        <w:ind w:left="3289" w:hanging="409"/>
      </w:pPr>
      <w:rPr>
        <w:rFonts w:ascii="Wingdings" w:hAnsi="Wingdings" w:hint="default"/>
        <w:effect w:val="none"/>
      </w:rPr>
    </w:lvl>
  </w:abstractNum>
  <w:abstractNum w:abstractNumId="30">
    <w:nsid w:val="671903B1"/>
    <w:multiLevelType w:val="hybridMultilevel"/>
    <w:tmpl w:val="5890FF44"/>
    <w:lvl w:ilvl="0" w:tplc="4BF2108C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533743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96F27E8"/>
    <w:multiLevelType w:val="hybridMultilevel"/>
    <w:tmpl w:val="78BC5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35397C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240607"/>
    <w:multiLevelType w:val="hybridMultilevel"/>
    <w:tmpl w:val="CAE41D86"/>
    <w:lvl w:ilvl="0" w:tplc="0419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5">
    <w:nsid w:val="70827D42"/>
    <w:multiLevelType w:val="hybridMultilevel"/>
    <w:tmpl w:val="679C23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625202"/>
    <w:multiLevelType w:val="hybridMultilevel"/>
    <w:tmpl w:val="CEC052A4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737C38B9"/>
    <w:multiLevelType w:val="hybridMultilevel"/>
    <w:tmpl w:val="A84CF4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CF2272"/>
    <w:multiLevelType w:val="hybridMultilevel"/>
    <w:tmpl w:val="CBC24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E531FB"/>
    <w:multiLevelType w:val="hybridMultilevel"/>
    <w:tmpl w:val="332EB5C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0"/>
  </w:num>
  <w:num w:numId="3">
    <w:abstractNumId w:val="24"/>
  </w:num>
  <w:num w:numId="4">
    <w:abstractNumId w:val="4"/>
  </w:num>
  <w:num w:numId="5">
    <w:abstractNumId w:val="31"/>
  </w:num>
  <w:num w:numId="6">
    <w:abstractNumId w:val="28"/>
  </w:num>
  <w:num w:numId="7">
    <w:abstractNumId w:val="18"/>
  </w:num>
  <w:num w:numId="8">
    <w:abstractNumId w:val="22"/>
  </w:num>
  <w:num w:numId="9">
    <w:abstractNumId w:val="12"/>
  </w:num>
  <w:num w:numId="10">
    <w:abstractNumId w:val="34"/>
  </w:num>
  <w:num w:numId="11">
    <w:abstractNumId w:val="39"/>
  </w:num>
  <w:num w:numId="12">
    <w:abstractNumId w:val="27"/>
  </w:num>
  <w:num w:numId="13">
    <w:abstractNumId w:val="23"/>
  </w:num>
  <w:num w:numId="14">
    <w:abstractNumId w:val="7"/>
  </w:num>
  <w:num w:numId="15">
    <w:abstractNumId w:val="29"/>
  </w:num>
  <w:num w:numId="16">
    <w:abstractNumId w:val="2"/>
  </w:num>
  <w:num w:numId="17">
    <w:abstractNumId w:val="32"/>
  </w:num>
  <w:num w:numId="18">
    <w:abstractNumId w:val="19"/>
  </w:num>
  <w:num w:numId="19">
    <w:abstractNumId w:val="6"/>
  </w:num>
  <w:num w:numId="20">
    <w:abstractNumId w:val="5"/>
  </w:num>
  <w:num w:numId="21">
    <w:abstractNumId w:val="1"/>
  </w:num>
  <w:num w:numId="22">
    <w:abstractNumId w:val="13"/>
  </w:num>
  <w:num w:numId="23">
    <w:abstractNumId w:val="21"/>
  </w:num>
  <w:num w:numId="24">
    <w:abstractNumId w:val="21"/>
  </w:num>
  <w:num w:numId="25">
    <w:abstractNumId w:val="10"/>
  </w:num>
  <w:num w:numId="26">
    <w:abstractNumId w:val="9"/>
  </w:num>
  <w:num w:numId="27">
    <w:abstractNumId w:val="26"/>
  </w:num>
  <w:num w:numId="28">
    <w:abstractNumId w:val="35"/>
  </w:num>
  <w:num w:numId="29">
    <w:abstractNumId w:val="15"/>
  </w:num>
  <w:num w:numId="30">
    <w:abstractNumId w:val="8"/>
  </w:num>
  <w:num w:numId="31">
    <w:abstractNumId w:val="30"/>
  </w:num>
  <w:num w:numId="32">
    <w:abstractNumId w:val="37"/>
  </w:num>
  <w:num w:numId="33">
    <w:abstractNumId w:val="30"/>
  </w:num>
  <w:num w:numId="34">
    <w:abstractNumId w:val="38"/>
  </w:num>
  <w:num w:numId="35">
    <w:abstractNumId w:val="30"/>
  </w:num>
  <w:num w:numId="36">
    <w:abstractNumId w:val="16"/>
  </w:num>
  <w:num w:numId="37">
    <w:abstractNumId w:val="20"/>
  </w:num>
  <w:num w:numId="38">
    <w:abstractNumId w:val="25"/>
  </w:num>
  <w:num w:numId="39">
    <w:abstractNumId w:val="21"/>
  </w:num>
  <w:num w:numId="40">
    <w:abstractNumId w:val="21"/>
  </w:num>
  <w:num w:numId="41">
    <w:abstractNumId w:val="17"/>
  </w:num>
  <w:num w:numId="42">
    <w:abstractNumId w:val="21"/>
  </w:num>
  <w:num w:numId="43">
    <w:abstractNumId w:val="21"/>
  </w:num>
  <w:num w:numId="44">
    <w:abstractNumId w:val="0"/>
  </w:num>
  <w:num w:numId="45">
    <w:abstractNumId w:val="33"/>
  </w:num>
  <w:num w:numId="46">
    <w:abstractNumId w:val="3"/>
  </w:num>
  <w:num w:numId="47">
    <w:abstractNumId w:val="36"/>
  </w:num>
  <w:num w:numId="48">
    <w:abstractNumId w:val="11"/>
  </w:num>
  <w:num w:numId="49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0A9"/>
    <w:rsid w:val="00003084"/>
    <w:rsid w:val="0000331B"/>
    <w:rsid w:val="000033E2"/>
    <w:rsid w:val="00003789"/>
    <w:rsid w:val="000045A3"/>
    <w:rsid w:val="00004D6C"/>
    <w:rsid w:val="00005D29"/>
    <w:rsid w:val="00005EE3"/>
    <w:rsid w:val="00007561"/>
    <w:rsid w:val="000103AF"/>
    <w:rsid w:val="00011380"/>
    <w:rsid w:val="00011A02"/>
    <w:rsid w:val="00011B2A"/>
    <w:rsid w:val="000124C0"/>
    <w:rsid w:val="000128DB"/>
    <w:rsid w:val="00012C03"/>
    <w:rsid w:val="00012E6F"/>
    <w:rsid w:val="00014BB6"/>
    <w:rsid w:val="00014F23"/>
    <w:rsid w:val="00015C39"/>
    <w:rsid w:val="00015EB3"/>
    <w:rsid w:val="00016687"/>
    <w:rsid w:val="00016AD4"/>
    <w:rsid w:val="000206D5"/>
    <w:rsid w:val="00020940"/>
    <w:rsid w:val="00020CD6"/>
    <w:rsid w:val="00021203"/>
    <w:rsid w:val="00023AB1"/>
    <w:rsid w:val="0002431A"/>
    <w:rsid w:val="0002491E"/>
    <w:rsid w:val="00024C15"/>
    <w:rsid w:val="00024FFE"/>
    <w:rsid w:val="000257F7"/>
    <w:rsid w:val="00025AE0"/>
    <w:rsid w:val="00025BF8"/>
    <w:rsid w:val="00025D90"/>
    <w:rsid w:val="000261B2"/>
    <w:rsid w:val="00026353"/>
    <w:rsid w:val="00026953"/>
    <w:rsid w:val="00030C8A"/>
    <w:rsid w:val="00031486"/>
    <w:rsid w:val="00031B0B"/>
    <w:rsid w:val="00031D34"/>
    <w:rsid w:val="0003280C"/>
    <w:rsid w:val="00032C3D"/>
    <w:rsid w:val="00033F90"/>
    <w:rsid w:val="0003462B"/>
    <w:rsid w:val="000348BC"/>
    <w:rsid w:val="000353FC"/>
    <w:rsid w:val="00037115"/>
    <w:rsid w:val="000408F7"/>
    <w:rsid w:val="00041069"/>
    <w:rsid w:val="000425A7"/>
    <w:rsid w:val="00044EA4"/>
    <w:rsid w:val="00046BC3"/>
    <w:rsid w:val="00050AF5"/>
    <w:rsid w:val="000517F3"/>
    <w:rsid w:val="00052502"/>
    <w:rsid w:val="00052682"/>
    <w:rsid w:val="00053169"/>
    <w:rsid w:val="00053525"/>
    <w:rsid w:val="00053B78"/>
    <w:rsid w:val="000541E5"/>
    <w:rsid w:val="00054361"/>
    <w:rsid w:val="0005473E"/>
    <w:rsid w:val="00054A9D"/>
    <w:rsid w:val="00055824"/>
    <w:rsid w:val="0005593E"/>
    <w:rsid w:val="00056475"/>
    <w:rsid w:val="00056C94"/>
    <w:rsid w:val="00061F2F"/>
    <w:rsid w:val="00062377"/>
    <w:rsid w:val="000635C7"/>
    <w:rsid w:val="0006363D"/>
    <w:rsid w:val="00063B39"/>
    <w:rsid w:val="000644D6"/>
    <w:rsid w:val="0006512C"/>
    <w:rsid w:val="000674E7"/>
    <w:rsid w:val="00071AF7"/>
    <w:rsid w:val="00071BC6"/>
    <w:rsid w:val="000723A8"/>
    <w:rsid w:val="0007376F"/>
    <w:rsid w:val="0007386A"/>
    <w:rsid w:val="000740DF"/>
    <w:rsid w:val="000746D9"/>
    <w:rsid w:val="0007517E"/>
    <w:rsid w:val="00076CCC"/>
    <w:rsid w:val="00077312"/>
    <w:rsid w:val="00080531"/>
    <w:rsid w:val="00080FBB"/>
    <w:rsid w:val="0008179E"/>
    <w:rsid w:val="00081AD6"/>
    <w:rsid w:val="00081C83"/>
    <w:rsid w:val="00081F15"/>
    <w:rsid w:val="00082717"/>
    <w:rsid w:val="000829CF"/>
    <w:rsid w:val="00082B9E"/>
    <w:rsid w:val="0008421B"/>
    <w:rsid w:val="0008433E"/>
    <w:rsid w:val="000845EF"/>
    <w:rsid w:val="00084A02"/>
    <w:rsid w:val="00084D74"/>
    <w:rsid w:val="00085146"/>
    <w:rsid w:val="0008520E"/>
    <w:rsid w:val="00085CA2"/>
    <w:rsid w:val="00085E74"/>
    <w:rsid w:val="0008684A"/>
    <w:rsid w:val="000869FA"/>
    <w:rsid w:val="00086A28"/>
    <w:rsid w:val="00086CDF"/>
    <w:rsid w:val="000871FB"/>
    <w:rsid w:val="0009021D"/>
    <w:rsid w:val="000902EE"/>
    <w:rsid w:val="00090FD4"/>
    <w:rsid w:val="00091002"/>
    <w:rsid w:val="00092793"/>
    <w:rsid w:val="00092F68"/>
    <w:rsid w:val="00093313"/>
    <w:rsid w:val="00093850"/>
    <w:rsid w:val="00095405"/>
    <w:rsid w:val="00095DBA"/>
    <w:rsid w:val="00096DDB"/>
    <w:rsid w:val="000970AD"/>
    <w:rsid w:val="0009755F"/>
    <w:rsid w:val="000975FE"/>
    <w:rsid w:val="000A1F44"/>
    <w:rsid w:val="000A2788"/>
    <w:rsid w:val="000A292D"/>
    <w:rsid w:val="000A3450"/>
    <w:rsid w:val="000A3A4E"/>
    <w:rsid w:val="000A3D9D"/>
    <w:rsid w:val="000A4465"/>
    <w:rsid w:val="000A4645"/>
    <w:rsid w:val="000A4BE0"/>
    <w:rsid w:val="000A55C1"/>
    <w:rsid w:val="000A5669"/>
    <w:rsid w:val="000A6037"/>
    <w:rsid w:val="000A6178"/>
    <w:rsid w:val="000A7663"/>
    <w:rsid w:val="000A77D4"/>
    <w:rsid w:val="000B0163"/>
    <w:rsid w:val="000B064E"/>
    <w:rsid w:val="000B0845"/>
    <w:rsid w:val="000B0FF4"/>
    <w:rsid w:val="000B2126"/>
    <w:rsid w:val="000B2A1D"/>
    <w:rsid w:val="000B3761"/>
    <w:rsid w:val="000B4073"/>
    <w:rsid w:val="000B4913"/>
    <w:rsid w:val="000B4E22"/>
    <w:rsid w:val="000B536F"/>
    <w:rsid w:val="000B5D88"/>
    <w:rsid w:val="000B6A04"/>
    <w:rsid w:val="000B7388"/>
    <w:rsid w:val="000C0453"/>
    <w:rsid w:val="000C0992"/>
    <w:rsid w:val="000C1241"/>
    <w:rsid w:val="000C1881"/>
    <w:rsid w:val="000C199B"/>
    <w:rsid w:val="000C20E2"/>
    <w:rsid w:val="000C2343"/>
    <w:rsid w:val="000C2B5D"/>
    <w:rsid w:val="000C2D55"/>
    <w:rsid w:val="000C3D3C"/>
    <w:rsid w:val="000C453D"/>
    <w:rsid w:val="000C4C73"/>
    <w:rsid w:val="000C6954"/>
    <w:rsid w:val="000C706C"/>
    <w:rsid w:val="000C7E8B"/>
    <w:rsid w:val="000D01A5"/>
    <w:rsid w:val="000D16AA"/>
    <w:rsid w:val="000D1901"/>
    <w:rsid w:val="000D1B19"/>
    <w:rsid w:val="000D22B1"/>
    <w:rsid w:val="000D2BAA"/>
    <w:rsid w:val="000D2F6D"/>
    <w:rsid w:val="000D311E"/>
    <w:rsid w:val="000D3D78"/>
    <w:rsid w:val="000D404B"/>
    <w:rsid w:val="000D4DE4"/>
    <w:rsid w:val="000D7288"/>
    <w:rsid w:val="000D7AEC"/>
    <w:rsid w:val="000D7FFD"/>
    <w:rsid w:val="000E0130"/>
    <w:rsid w:val="000E1033"/>
    <w:rsid w:val="000E10E7"/>
    <w:rsid w:val="000E1A53"/>
    <w:rsid w:val="000E1FA1"/>
    <w:rsid w:val="000E258E"/>
    <w:rsid w:val="000E2934"/>
    <w:rsid w:val="000E2AB5"/>
    <w:rsid w:val="000E2ADE"/>
    <w:rsid w:val="000E364B"/>
    <w:rsid w:val="000E38AD"/>
    <w:rsid w:val="000E3F43"/>
    <w:rsid w:val="000E4073"/>
    <w:rsid w:val="000E4A72"/>
    <w:rsid w:val="000E5125"/>
    <w:rsid w:val="000E728A"/>
    <w:rsid w:val="000F0C02"/>
    <w:rsid w:val="000F1380"/>
    <w:rsid w:val="000F1655"/>
    <w:rsid w:val="000F180E"/>
    <w:rsid w:val="000F233C"/>
    <w:rsid w:val="000F240A"/>
    <w:rsid w:val="000F3EC5"/>
    <w:rsid w:val="000F401D"/>
    <w:rsid w:val="000F56F1"/>
    <w:rsid w:val="000F6595"/>
    <w:rsid w:val="000F663A"/>
    <w:rsid w:val="000F71AA"/>
    <w:rsid w:val="00100B3C"/>
    <w:rsid w:val="00101539"/>
    <w:rsid w:val="001018E8"/>
    <w:rsid w:val="00101C5F"/>
    <w:rsid w:val="001021C7"/>
    <w:rsid w:val="001021EE"/>
    <w:rsid w:val="00102741"/>
    <w:rsid w:val="00102E01"/>
    <w:rsid w:val="00103829"/>
    <w:rsid w:val="0010397E"/>
    <w:rsid w:val="001041FE"/>
    <w:rsid w:val="0010487B"/>
    <w:rsid w:val="00105BA8"/>
    <w:rsid w:val="0010609D"/>
    <w:rsid w:val="00106D40"/>
    <w:rsid w:val="00107A80"/>
    <w:rsid w:val="00110C22"/>
    <w:rsid w:val="00111A56"/>
    <w:rsid w:val="00111EA3"/>
    <w:rsid w:val="00112587"/>
    <w:rsid w:val="0011279A"/>
    <w:rsid w:val="0011281B"/>
    <w:rsid w:val="00113149"/>
    <w:rsid w:val="00114AD1"/>
    <w:rsid w:val="00114B81"/>
    <w:rsid w:val="00115483"/>
    <w:rsid w:val="00115774"/>
    <w:rsid w:val="00115813"/>
    <w:rsid w:val="00115910"/>
    <w:rsid w:val="00115A65"/>
    <w:rsid w:val="00115EE1"/>
    <w:rsid w:val="00117C8C"/>
    <w:rsid w:val="00120986"/>
    <w:rsid w:val="00121184"/>
    <w:rsid w:val="00121DB6"/>
    <w:rsid w:val="00122642"/>
    <w:rsid w:val="00122870"/>
    <w:rsid w:val="00122A7B"/>
    <w:rsid w:val="00122B15"/>
    <w:rsid w:val="00122D63"/>
    <w:rsid w:val="00122E8C"/>
    <w:rsid w:val="00123037"/>
    <w:rsid w:val="00123995"/>
    <w:rsid w:val="00124914"/>
    <w:rsid w:val="001252D1"/>
    <w:rsid w:val="001303CF"/>
    <w:rsid w:val="00130513"/>
    <w:rsid w:val="00130708"/>
    <w:rsid w:val="00130D2A"/>
    <w:rsid w:val="00130FEB"/>
    <w:rsid w:val="00131B52"/>
    <w:rsid w:val="00131D4B"/>
    <w:rsid w:val="00133DB8"/>
    <w:rsid w:val="00133F38"/>
    <w:rsid w:val="00134538"/>
    <w:rsid w:val="0013492B"/>
    <w:rsid w:val="00134C17"/>
    <w:rsid w:val="0013575A"/>
    <w:rsid w:val="00135D83"/>
    <w:rsid w:val="00136ABB"/>
    <w:rsid w:val="00136C1C"/>
    <w:rsid w:val="00136D1B"/>
    <w:rsid w:val="00137161"/>
    <w:rsid w:val="00137640"/>
    <w:rsid w:val="00137749"/>
    <w:rsid w:val="0014082B"/>
    <w:rsid w:val="00140ABB"/>
    <w:rsid w:val="001413E5"/>
    <w:rsid w:val="001416BE"/>
    <w:rsid w:val="0014227E"/>
    <w:rsid w:val="0014293D"/>
    <w:rsid w:val="00142A4D"/>
    <w:rsid w:val="00142C69"/>
    <w:rsid w:val="00143554"/>
    <w:rsid w:val="00143FA1"/>
    <w:rsid w:val="00145DF3"/>
    <w:rsid w:val="00145FD2"/>
    <w:rsid w:val="00146266"/>
    <w:rsid w:val="001464B8"/>
    <w:rsid w:val="001468CE"/>
    <w:rsid w:val="00147CE0"/>
    <w:rsid w:val="00147DF4"/>
    <w:rsid w:val="00150E61"/>
    <w:rsid w:val="00151588"/>
    <w:rsid w:val="00152856"/>
    <w:rsid w:val="001532B8"/>
    <w:rsid w:val="001544EF"/>
    <w:rsid w:val="00154922"/>
    <w:rsid w:val="00154926"/>
    <w:rsid w:val="00154AE3"/>
    <w:rsid w:val="00156328"/>
    <w:rsid w:val="00157642"/>
    <w:rsid w:val="00160CFC"/>
    <w:rsid w:val="00160D43"/>
    <w:rsid w:val="00163205"/>
    <w:rsid w:val="0016380E"/>
    <w:rsid w:val="00164147"/>
    <w:rsid w:val="001648B7"/>
    <w:rsid w:val="00164971"/>
    <w:rsid w:val="00164FD2"/>
    <w:rsid w:val="001656D0"/>
    <w:rsid w:val="0016765A"/>
    <w:rsid w:val="00170014"/>
    <w:rsid w:val="00170203"/>
    <w:rsid w:val="00170C05"/>
    <w:rsid w:val="0017137F"/>
    <w:rsid w:val="001715E3"/>
    <w:rsid w:val="00171C3F"/>
    <w:rsid w:val="00171EF4"/>
    <w:rsid w:val="00171F03"/>
    <w:rsid w:val="0017212D"/>
    <w:rsid w:val="001725F8"/>
    <w:rsid w:val="001729BB"/>
    <w:rsid w:val="00172D6D"/>
    <w:rsid w:val="0017366C"/>
    <w:rsid w:val="00174604"/>
    <w:rsid w:val="001748C4"/>
    <w:rsid w:val="00174974"/>
    <w:rsid w:val="001753C4"/>
    <w:rsid w:val="0017544E"/>
    <w:rsid w:val="0017546C"/>
    <w:rsid w:val="0017559F"/>
    <w:rsid w:val="0017598E"/>
    <w:rsid w:val="00176357"/>
    <w:rsid w:val="0017674C"/>
    <w:rsid w:val="001802A6"/>
    <w:rsid w:val="0018059F"/>
    <w:rsid w:val="00180875"/>
    <w:rsid w:val="00181013"/>
    <w:rsid w:val="00181230"/>
    <w:rsid w:val="001817CB"/>
    <w:rsid w:val="00181C27"/>
    <w:rsid w:val="001820A8"/>
    <w:rsid w:val="001824FB"/>
    <w:rsid w:val="0018254E"/>
    <w:rsid w:val="00182D82"/>
    <w:rsid w:val="00183B3D"/>
    <w:rsid w:val="00183E39"/>
    <w:rsid w:val="00184907"/>
    <w:rsid w:val="00184ABF"/>
    <w:rsid w:val="00184F20"/>
    <w:rsid w:val="00185A09"/>
    <w:rsid w:val="001868E7"/>
    <w:rsid w:val="00187BA8"/>
    <w:rsid w:val="00190BA9"/>
    <w:rsid w:val="00193D2F"/>
    <w:rsid w:val="001949C5"/>
    <w:rsid w:val="00194CEC"/>
    <w:rsid w:val="00194EFD"/>
    <w:rsid w:val="001951B2"/>
    <w:rsid w:val="00195873"/>
    <w:rsid w:val="00195E9C"/>
    <w:rsid w:val="001973B1"/>
    <w:rsid w:val="001974CB"/>
    <w:rsid w:val="001978B0"/>
    <w:rsid w:val="00197B82"/>
    <w:rsid w:val="001A081D"/>
    <w:rsid w:val="001A0EAF"/>
    <w:rsid w:val="001A1668"/>
    <w:rsid w:val="001A1B79"/>
    <w:rsid w:val="001A23B2"/>
    <w:rsid w:val="001A2514"/>
    <w:rsid w:val="001A312A"/>
    <w:rsid w:val="001A3FB1"/>
    <w:rsid w:val="001A413D"/>
    <w:rsid w:val="001A4628"/>
    <w:rsid w:val="001A4F86"/>
    <w:rsid w:val="001A5E03"/>
    <w:rsid w:val="001A60AA"/>
    <w:rsid w:val="001A646B"/>
    <w:rsid w:val="001A647A"/>
    <w:rsid w:val="001A685A"/>
    <w:rsid w:val="001A7210"/>
    <w:rsid w:val="001A7D49"/>
    <w:rsid w:val="001A7FF1"/>
    <w:rsid w:val="001B31BD"/>
    <w:rsid w:val="001B4B5F"/>
    <w:rsid w:val="001B4C79"/>
    <w:rsid w:val="001B4D2C"/>
    <w:rsid w:val="001B501A"/>
    <w:rsid w:val="001B528E"/>
    <w:rsid w:val="001B5709"/>
    <w:rsid w:val="001B6D00"/>
    <w:rsid w:val="001B6E8B"/>
    <w:rsid w:val="001C078F"/>
    <w:rsid w:val="001C0AFE"/>
    <w:rsid w:val="001C1666"/>
    <w:rsid w:val="001C1F83"/>
    <w:rsid w:val="001C2E20"/>
    <w:rsid w:val="001C3031"/>
    <w:rsid w:val="001C31DB"/>
    <w:rsid w:val="001C3ED9"/>
    <w:rsid w:val="001C3F4F"/>
    <w:rsid w:val="001C4174"/>
    <w:rsid w:val="001C47D8"/>
    <w:rsid w:val="001C510D"/>
    <w:rsid w:val="001C582E"/>
    <w:rsid w:val="001C5D3E"/>
    <w:rsid w:val="001C5F76"/>
    <w:rsid w:val="001C65BC"/>
    <w:rsid w:val="001C6C0D"/>
    <w:rsid w:val="001D0293"/>
    <w:rsid w:val="001D0432"/>
    <w:rsid w:val="001D0666"/>
    <w:rsid w:val="001D1713"/>
    <w:rsid w:val="001D1E6D"/>
    <w:rsid w:val="001D3280"/>
    <w:rsid w:val="001D3854"/>
    <w:rsid w:val="001D4010"/>
    <w:rsid w:val="001D4B65"/>
    <w:rsid w:val="001D5B41"/>
    <w:rsid w:val="001D6955"/>
    <w:rsid w:val="001D77BD"/>
    <w:rsid w:val="001D7B0E"/>
    <w:rsid w:val="001D7E6D"/>
    <w:rsid w:val="001E1E40"/>
    <w:rsid w:val="001E2077"/>
    <w:rsid w:val="001E2434"/>
    <w:rsid w:val="001E2BAC"/>
    <w:rsid w:val="001E2EF6"/>
    <w:rsid w:val="001E3C73"/>
    <w:rsid w:val="001E4A33"/>
    <w:rsid w:val="001E4E63"/>
    <w:rsid w:val="001E50CD"/>
    <w:rsid w:val="001E51B8"/>
    <w:rsid w:val="001E53E7"/>
    <w:rsid w:val="001E576E"/>
    <w:rsid w:val="001E5BB1"/>
    <w:rsid w:val="001E5CFF"/>
    <w:rsid w:val="001E7C90"/>
    <w:rsid w:val="001F1208"/>
    <w:rsid w:val="001F1E74"/>
    <w:rsid w:val="001F2026"/>
    <w:rsid w:val="001F2095"/>
    <w:rsid w:val="001F277B"/>
    <w:rsid w:val="001F3A5B"/>
    <w:rsid w:val="001F3BE1"/>
    <w:rsid w:val="001F3E27"/>
    <w:rsid w:val="001F4BC0"/>
    <w:rsid w:val="001F5358"/>
    <w:rsid w:val="001F5890"/>
    <w:rsid w:val="001F59FB"/>
    <w:rsid w:val="001F5E7F"/>
    <w:rsid w:val="001F5E8B"/>
    <w:rsid w:val="001F6669"/>
    <w:rsid w:val="001F66C5"/>
    <w:rsid w:val="001F6C15"/>
    <w:rsid w:val="001F6CA3"/>
    <w:rsid w:val="001F6D56"/>
    <w:rsid w:val="001F7852"/>
    <w:rsid w:val="001F7AC1"/>
    <w:rsid w:val="001F7FC0"/>
    <w:rsid w:val="002005D1"/>
    <w:rsid w:val="00200655"/>
    <w:rsid w:val="002007E0"/>
    <w:rsid w:val="002010B7"/>
    <w:rsid w:val="0020177C"/>
    <w:rsid w:val="00202A27"/>
    <w:rsid w:val="00202AC8"/>
    <w:rsid w:val="00202C22"/>
    <w:rsid w:val="00203139"/>
    <w:rsid w:val="002032FD"/>
    <w:rsid w:val="002059B2"/>
    <w:rsid w:val="00205AC8"/>
    <w:rsid w:val="00205BC4"/>
    <w:rsid w:val="00205D98"/>
    <w:rsid w:val="00205E4F"/>
    <w:rsid w:val="002062BC"/>
    <w:rsid w:val="002074D9"/>
    <w:rsid w:val="002077C9"/>
    <w:rsid w:val="00207DA8"/>
    <w:rsid w:val="0021019A"/>
    <w:rsid w:val="002114EA"/>
    <w:rsid w:val="0021192E"/>
    <w:rsid w:val="00211D05"/>
    <w:rsid w:val="002128A1"/>
    <w:rsid w:val="0021356D"/>
    <w:rsid w:val="0021421F"/>
    <w:rsid w:val="00214400"/>
    <w:rsid w:val="00216303"/>
    <w:rsid w:val="00216469"/>
    <w:rsid w:val="00216C17"/>
    <w:rsid w:val="00217413"/>
    <w:rsid w:val="00220FCE"/>
    <w:rsid w:val="002212DB"/>
    <w:rsid w:val="002216CA"/>
    <w:rsid w:val="00221B3C"/>
    <w:rsid w:val="00222566"/>
    <w:rsid w:val="00222CFA"/>
    <w:rsid w:val="00223A7A"/>
    <w:rsid w:val="0022408B"/>
    <w:rsid w:val="00224CF2"/>
    <w:rsid w:val="00225F33"/>
    <w:rsid w:val="00226222"/>
    <w:rsid w:val="0022659D"/>
    <w:rsid w:val="002269DB"/>
    <w:rsid w:val="00226CEA"/>
    <w:rsid w:val="00226F78"/>
    <w:rsid w:val="002277DE"/>
    <w:rsid w:val="00227874"/>
    <w:rsid w:val="002302E7"/>
    <w:rsid w:val="002304FD"/>
    <w:rsid w:val="00233BA2"/>
    <w:rsid w:val="00233DFB"/>
    <w:rsid w:val="00234529"/>
    <w:rsid w:val="0023497F"/>
    <w:rsid w:val="00234EAB"/>
    <w:rsid w:val="0023513D"/>
    <w:rsid w:val="00235304"/>
    <w:rsid w:val="0023536B"/>
    <w:rsid w:val="00236373"/>
    <w:rsid w:val="00236C09"/>
    <w:rsid w:val="00237270"/>
    <w:rsid w:val="00237380"/>
    <w:rsid w:val="0024007E"/>
    <w:rsid w:val="002400CA"/>
    <w:rsid w:val="00240676"/>
    <w:rsid w:val="00241BB8"/>
    <w:rsid w:val="00242890"/>
    <w:rsid w:val="002432AC"/>
    <w:rsid w:val="00243AD6"/>
    <w:rsid w:val="002444A5"/>
    <w:rsid w:val="00245365"/>
    <w:rsid w:val="00245D82"/>
    <w:rsid w:val="00247155"/>
    <w:rsid w:val="00250861"/>
    <w:rsid w:val="00251B0D"/>
    <w:rsid w:val="00251B8E"/>
    <w:rsid w:val="00251DE8"/>
    <w:rsid w:val="00252621"/>
    <w:rsid w:val="00252A21"/>
    <w:rsid w:val="0025357E"/>
    <w:rsid w:val="002535BD"/>
    <w:rsid w:val="00253B8A"/>
    <w:rsid w:val="00254608"/>
    <w:rsid w:val="00254ECC"/>
    <w:rsid w:val="00254FEB"/>
    <w:rsid w:val="00255D3E"/>
    <w:rsid w:val="002574BF"/>
    <w:rsid w:val="00257594"/>
    <w:rsid w:val="0025789A"/>
    <w:rsid w:val="00257FBC"/>
    <w:rsid w:val="00261B80"/>
    <w:rsid w:val="0026221A"/>
    <w:rsid w:val="002626D2"/>
    <w:rsid w:val="002630F0"/>
    <w:rsid w:val="00263323"/>
    <w:rsid w:val="00263843"/>
    <w:rsid w:val="00263C8B"/>
    <w:rsid w:val="00263F60"/>
    <w:rsid w:val="00265D57"/>
    <w:rsid w:val="002662D1"/>
    <w:rsid w:val="00266E98"/>
    <w:rsid w:val="00267634"/>
    <w:rsid w:val="00267700"/>
    <w:rsid w:val="002701AC"/>
    <w:rsid w:val="00271E0E"/>
    <w:rsid w:val="00271F69"/>
    <w:rsid w:val="00273C51"/>
    <w:rsid w:val="00274058"/>
    <w:rsid w:val="00274489"/>
    <w:rsid w:val="002756A9"/>
    <w:rsid w:val="002759BD"/>
    <w:rsid w:val="00276062"/>
    <w:rsid w:val="002764EB"/>
    <w:rsid w:val="002774B4"/>
    <w:rsid w:val="0028040A"/>
    <w:rsid w:val="00280C10"/>
    <w:rsid w:val="00280D7B"/>
    <w:rsid w:val="0028102B"/>
    <w:rsid w:val="00281CFA"/>
    <w:rsid w:val="00281F36"/>
    <w:rsid w:val="0028200B"/>
    <w:rsid w:val="002830A3"/>
    <w:rsid w:val="00283968"/>
    <w:rsid w:val="002843D5"/>
    <w:rsid w:val="00284B5D"/>
    <w:rsid w:val="0028580D"/>
    <w:rsid w:val="0028595F"/>
    <w:rsid w:val="002866A5"/>
    <w:rsid w:val="00286DE8"/>
    <w:rsid w:val="00287799"/>
    <w:rsid w:val="00287D98"/>
    <w:rsid w:val="002901F7"/>
    <w:rsid w:val="002904D8"/>
    <w:rsid w:val="0029144C"/>
    <w:rsid w:val="002915C3"/>
    <w:rsid w:val="00291887"/>
    <w:rsid w:val="00291C73"/>
    <w:rsid w:val="0029236D"/>
    <w:rsid w:val="002930F9"/>
    <w:rsid w:val="00293788"/>
    <w:rsid w:val="002948C7"/>
    <w:rsid w:val="00294BAA"/>
    <w:rsid w:val="00294D97"/>
    <w:rsid w:val="00295CAF"/>
    <w:rsid w:val="002969DA"/>
    <w:rsid w:val="00296F50"/>
    <w:rsid w:val="0029789B"/>
    <w:rsid w:val="00297B4B"/>
    <w:rsid w:val="00297CE8"/>
    <w:rsid w:val="00297E0D"/>
    <w:rsid w:val="002A00F0"/>
    <w:rsid w:val="002A012A"/>
    <w:rsid w:val="002A0707"/>
    <w:rsid w:val="002A16D3"/>
    <w:rsid w:val="002A2109"/>
    <w:rsid w:val="002A31DA"/>
    <w:rsid w:val="002A31EA"/>
    <w:rsid w:val="002A3AD0"/>
    <w:rsid w:val="002A55BA"/>
    <w:rsid w:val="002A5A5A"/>
    <w:rsid w:val="002B05CC"/>
    <w:rsid w:val="002B1885"/>
    <w:rsid w:val="002B2647"/>
    <w:rsid w:val="002B2927"/>
    <w:rsid w:val="002B3138"/>
    <w:rsid w:val="002B31A9"/>
    <w:rsid w:val="002B5296"/>
    <w:rsid w:val="002B682B"/>
    <w:rsid w:val="002C0830"/>
    <w:rsid w:val="002C087B"/>
    <w:rsid w:val="002C0AF9"/>
    <w:rsid w:val="002C12E2"/>
    <w:rsid w:val="002C179D"/>
    <w:rsid w:val="002C1B1E"/>
    <w:rsid w:val="002C2872"/>
    <w:rsid w:val="002C379B"/>
    <w:rsid w:val="002C55E5"/>
    <w:rsid w:val="002C5D5C"/>
    <w:rsid w:val="002C6290"/>
    <w:rsid w:val="002C6D3D"/>
    <w:rsid w:val="002C6F88"/>
    <w:rsid w:val="002C7923"/>
    <w:rsid w:val="002D0498"/>
    <w:rsid w:val="002D073A"/>
    <w:rsid w:val="002D09BF"/>
    <w:rsid w:val="002D0DE3"/>
    <w:rsid w:val="002D2931"/>
    <w:rsid w:val="002D3526"/>
    <w:rsid w:val="002D3819"/>
    <w:rsid w:val="002D4C82"/>
    <w:rsid w:val="002D65C1"/>
    <w:rsid w:val="002D6EB9"/>
    <w:rsid w:val="002D7208"/>
    <w:rsid w:val="002D73FF"/>
    <w:rsid w:val="002E0A14"/>
    <w:rsid w:val="002E12B4"/>
    <w:rsid w:val="002E2C14"/>
    <w:rsid w:val="002E3613"/>
    <w:rsid w:val="002E370C"/>
    <w:rsid w:val="002E388B"/>
    <w:rsid w:val="002E39E6"/>
    <w:rsid w:val="002E40F3"/>
    <w:rsid w:val="002E418F"/>
    <w:rsid w:val="002E446E"/>
    <w:rsid w:val="002E4B3E"/>
    <w:rsid w:val="002E5897"/>
    <w:rsid w:val="002E5E19"/>
    <w:rsid w:val="002E5E50"/>
    <w:rsid w:val="002E6224"/>
    <w:rsid w:val="002E7086"/>
    <w:rsid w:val="002E75A8"/>
    <w:rsid w:val="002E7614"/>
    <w:rsid w:val="002F044D"/>
    <w:rsid w:val="002F080C"/>
    <w:rsid w:val="002F0D4A"/>
    <w:rsid w:val="002F1377"/>
    <w:rsid w:val="002F13CD"/>
    <w:rsid w:val="002F15DA"/>
    <w:rsid w:val="002F1ED0"/>
    <w:rsid w:val="002F210D"/>
    <w:rsid w:val="002F239E"/>
    <w:rsid w:val="002F4AA3"/>
    <w:rsid w:val="002F4BE3"/>
    <w:rsid w:val="002F51F7"/>
    <w:rsid w:val="002F5C08"/>
    <w:rsid w:val="002F69B6"/>
    <w:rsid w:val="002F6DD1"/>
    <w:rsid w:val="00300AA0"/>
    <w:rsid w:val="00300D4E"/>
    <w:rsid w:val="00301F0A"/>
    <w:rsid w:val="003021F6"/>
    <w:rsid w:val="00302A89"/>
    <w:rsid w:val="00303DAF"/>
    <w:rsid w:val="00303F7B"/>
    <w:rsid w:val="0030400A"/>
    <w:rsid w:val="003049C1"/>
    <w:rsid w:val="00304E8D"/>
    <w:rsid w:val="0030547A"/>
    <w:rsid w:val="00305EB7"/>
    <w:rsid w:val="0030702F"/>
    <w:rsid w:val="00307B74"/>
    <w:rsid w:val="00311986"/>
    <w:rsid w:val="003126BC"/>
    <w:rsid w:val="00312866"/>
    <w:rsid w:val="003132F4"/>
    <w:rsid w:val="003141E9"/>
    <w:rsid w:val="0031633E"/>
    <w:rsid w:val="003168B4"/>
    <w:rsid w:val="00317D77"/>
    <w:rsid w:val="00320544"/>
    <w:rsid w:val="00320BEB"/>
    <w:rsid w:val="003210D5"/>
    <w:rsid w:val="0032140E"/>
    <w:rsid w:val="00321DD6"/>
    <w:rsid w:val="00323D74"/>
    <w:rsid w:val="00324AA6"/>
    <w:rsid w:val="00324D67"/>
    <w:rsid w:val="00325664"/>
    <w:rsid w:val="00326B47"/>
    <w:rsid w:val="003302C6"/>
    <w:rsid w:val="00330EB0"/>
    <w:rsid w:val="00330FAA"/>
    <w:rsid w:val="00331F21"/>
    <w:rsid w:val="00332311"/>
    <w:rsid w:val="003325F1"/>
    <w:rsid w:val="00332874"/>
    <w:rsid w:val="003341A9"/>
    <w:rsid w:val="003341E9"/>
    <w:rsid w:val="00335334"/>
    <w:rsid w:val="0033559E"/>
    <w:rsid w:val="00335B07"/>
    <w:rsid w:val="00335D0A"/>
    <w:rsid w:val="003362D4"/>
    <w:rsid w:val="003363AE"/>
    <w:rsid w:val="00336479"/>
    <w:rsid w:val="003365CF"/>
    <w:rsid w:val="003368A0"/>
    <w:rsid w:val="0033697B"/>
    <w:rsid w:val="00337141"/>
    <w:rsid w:val="0034011A"/>
    <w:rsid w:val="003405C5"/>
    <w:rsid w:val="00340F75"/>
    <w:rsid w:val="00344790"/>
    <w:rsid w:val="003449F0"/>
    <w:rsid w:val="00346235"/>
    <w:rsid w:val="00347538"/>
    <w:rsid w:val="00350027"/>
    <w:rsid w:val="00350D43"/>
    <w:rsid w:val="003515C7"/>
    <w:rsid w:val="00352080"/>
    <w:rsid w:val="0035231A"/>
    <w:rsid w:val="00352515"/>
    <w:rsid w:val="00352BC1"/>
    <w:rsid w:val="00352F97"/>
    <w:rsid w:val="00352FDF"/>
    <w:rsid w:val="0035387F"/>
    <w:rsid w:val="00354E82"/>
    <w:rsid w:val="00355251"/>
    <w:rsid w:val="00356181"/>
    <w:rsid w:val="00356D20"/>
    <w:rsid w:val="003611BB"/>
    <w:rsid w:val="00361B31"/>
    <w:rsid w:val="00361F83"/>
    <w:rsid w:val="00361FE2"/>
    <w:rsid w:val="003629F5"/>
    <w:rsid w:val="00362AB3"/>
    <w:rsid w:val="0036376D"/>
    <w:rsid w:val="003643D0"/>
    <w:rsid w:val="003667DC"/>
    <w:rsid w:val="0036758A"/>
    <w:rsid w:val="00371695"/>
    <w:rsid w:val="003717A3"/>
    <w:rsid w:val="003721CB"/>
    <w:rsid w:val="0037224D"/>
    <w:rsid w:val="00372349"/>
    <w:rsid w:val="0037343F"/>
    <w:rsid w:val="00373803"/>
    <w:rsid w:val="003756F7"/>
    <w:rsid w:val="00376267"/>
    <w:rsid w:val="00377444"/>
    <w:rsid w:val="00380162"/>
    <w:rsid w:val="003816B0"/>
    <w:rsid w:val="00381F0A"/>
    <w:rsid w:val="003828D3"/>
    <w:rsid w:val="00382EE0"/>
    <w:rsid w:val="003831DD"/>
    <w:rsid w:val="003847CD"/>
    <w:rsid w:val="00384B26"/>
    <w:rsid w:val="0038514A"/>
    <w:rsid w:val="00385790"/>
    <w:rsid w:val="00385C08"/>
    <w:rsid w:val="00385F71"/>
    <w:rsid w:val="00386800"/>
    <w:rsid w:val="00386CBA"/>
    <w:rsid w:val="00387C9D"/>
    <w:rsid w:val="00387DB4"/>
    <w:rsid w:val="00390D96"/>
    <w:rsid w:val="00390DA3"/>
    <w:rsid w:val="00391867"/>
    <w:rsid w:val="00391A9C"/>
    <w:rsid w:val="003938CA"/>
    <w:rsid w:val="00393A32"/>
    <w:rsid w:val="00393E09"/>
    <w:rsid w:val="00394177"/>
    <w:rsid w:val="00394282"/>
    <w:rsid w:val="00394394"/>
    <w:rsid w:val="0039453F"/>
    <w:rsid w:val="003947BC"/>
    <w:rsid w:val="00394D4C"/>
    <w:rsid w:val="00395683"/>
    <w:rsid w:val="00396240"/>
    <w:rsid w:val="00396613"/>
    <w:rsid w:val="00396E30"/>
    <w:rsid w:val="00397A5D"/>
    <w:rsid w:val="003A0171"/>
    <w:rsid w:val="003A01AE"/>
    <w:rsid w:val="003A110B"/>
    <w:rsid w:val="003A2586"/>
    <w:rsid w:val="003A2ADF"/>
    <w:rsid w:val="003A360B"/>
    <w:rsid w:val="003A3B7B"/>
    <w:rsid w:val="003A42AB"/>
    <w:rsid w:val="003A431E"/>
    <w:rsid w:val="003A4647"/>
    <w:rsid w:val="003A4F81"/>
    <w:rsid w:val="003A5081"/>
    <w:rsid w:val="003A50DA"/>
    <w:rsid w:val="003A56F1"/>
    <w:rsid w:val="003A5961"/>
    <w:rsid w:val="003A5BA9"/>
    <w:rsid w:val="003A5F0A"/>
    <w:rsid w:val="003A6AAF"/>
    <w:rsid w:val="003A6F8C"/>
    <w:rsid w:val="003A71AB"/>
    <w:rsid w:val="003B0180"/>
    <w:rsid w:val="003B1289"/>
    <w:rsid w:val="003B27C8"/>
    <w:rsid w:val="003B346F"/>
    <w:rsid w:val="003B477E"/>
    <w:rsid w:val="003B57E3"/>
    <w:rsid w:val="003B5F4C"/>
    <w:rsid w:val="003B688C"/>
    <w:rsid w:val="003B6C20"/>
    <w:rsid w:val="003B6F4E"/>
    <w:rsid w:val="003B7326"/>
    <w:rsid w:val="003B745D"/>
    <w:rsid w:val="003B7E4D"/>
    <w:rsid w:val="003B7E75"/>
    <w:rsid w:val="003C0195"/>
    <w:rsid w:val="003C0CF1"/>
    <w:rsid w:val="003C1446"/>
    <w:rsid w:val="003C1E18"/>
    <w:rsid w:val="003C269B"/>
    <w:rsid w:val="003C2CCF"/>
    <w:rsid w:val="003C3758"/>
    <w:rsid w:val="003C5624"/>
    <w:rsid w:val="003C6BDB"/>
    <w:rsid w:val="003C6F9C"/>
    <w:rsid w:val="003D026B"/>
    <w:rsid w:val="003D0536"/>
    <w:rsid w:val="003D1510"/>
    <w:rsid w:val="003D217D"/>
    <w:rsid w:val="003D26A6"/>
    <w:rsid w:val="003D26FA"/>
    <w:rsid w:val="003D2FC1"/>
    <w:rsid w:val="003D37CF"/>
    <w:rsid w:val="003D3AE1"/>
    <w:rsid w:val="003D43C8"/>
    <w:rsid w:val="003D4C52"/>
    <w:rsid w:val="003D5A0B"/>
    <w:rsid w:val="003D5E2B"/>
    <w:rsid w:val="003D6916"/>
    <w:rsid w:val="003D6BDB"/>
    <w:rsid w:val="003D7E34"/>
    <w:rsid w:val="003E16D6"/>
    <w:rsid w:val="003E1941"/>
    <w:rsid w:val="003E1B7F"/>
    <w:rsid w:val="003E3F8D"/>
    <w:rsid w:val="003E46D8"/>
    <w:rsid w:val="003E52CF"/>
    <w:rsid w:val="003E5670"/>
    <w:rsid w:val="003E6D6B"/>
    <w:rsid w:val="003E7069"/>
    <w:rsid w:val="003E7C75"/>
    <w:rsid w:val="003F09E4"/>
    <w:rsid w:val="003F0FD2"/>
    <w:rsid w:val="003F14AF"/>
    <w:rsid w:val="003F310A"/>
    <w:rsid w:val="003F3115"/>
    <w:rsid w:val="003F3186"/>
    <w:rsid w:val="003F3C5D"/>
    <w:rsid w:val="003F4142"/>
    <w:rsid w:val="003F5387"/>
    <w:rsid w:val="003F598A"/>
    <w:rsid w:val="003F5ACD"/>
    <w:rsid w:val="003F5D33"/>
    <w:rsid w:val="003F6D0A"/>
    <w:rsid w:val="003F7958"/>
    <w:rsid w:val="003F7E9C"/>
    <w:rsid w:val="00400270"/>
    <w:rsid w:val="00400AE7"/>
    <w:rsid w:val="00401BA2"/>
    <w:rsid w:val="0040238E"/>
    <w:rsid w:val="00402397"/>
    <w:rsid w:val="00402D88"/>
    <w:rsid w:val="00405A2A"/>
    <w:rsid w:val="00405E35"/>
    <w:rsid w:val="00405E5C"/>
    <w:rsid w:val="00405F08"/>
    <w:rsid w:val="00406A09"/>
    <w:rsid w:val="00406E20"/>
    <w:rsid w:val="00407312"/>
    <w:rsid w:val="00410844"/>
    <w:rsid w:val="00410CCC"/>
    <w:rsid w:val="00411073"/>
    <w:rsid w:val="00411080"/>
    <w:rsid w:val="004123FD"/>
    <w:rsid w:val="00412C0C"/>
    <w:rsid w:val="00412DE5"/>
    <w:rsid w:val="004131CC"/>
    <w:rsid w:val="004136E5"/>
    <w:rsid w:val="004145FC"/>
    <w:rsid w:val="0041556B"/>
    <w:rsid w:val="004156DA"/>
    <w:rsid w:val="00417183"/>
    <w:rsid w:val="004172FC"/>
    <w:rsid w:val="00417475"/>
    <w:rsid w:val="00417EC9"/>
    <w:rsid w:val="00417FB2"/>
    <w:rsid w:val="00420615"/>
    <w:rsid w:val="00421582"/>
    <w:rsid w:val="00423B28"/>
    <w:rsid w:val="0042431F"/>
    <w:rsid w:val="004245EA"/>
    <w:rsid w:val="00425504"/>
    <w:rsid w:val="00425730"/>
    <w:rsid w:val="00425839"/>
    <w:rsid w:val="00425DD0"/>
    <w:rsid w:val="004263A6"/>
    <w:rsid w:val="004264FE"/>
    <w:rsid w:val="00426F0F"/>
    <w:rsid w:val="00426F3F"/>
    <w:rsid w:val="004270A4"/>
    <w:rsid w:val="004274A2"/>
    <w:rsid w:val="004277BB"/>
    <w:rsid w:val="00427D66"/>
    <w:rsid w:val="00427FE6"/>
    <w:rsid w:val="00430815"/>
    <w:rsid w:val="0043116B"/>
    <w:rsid w:val="004323C4"/>
    <w:rsid w:val="00433490"/>
    <w:rsid w:val="004343ED"/>
    <w:rsid w:val="00434506"/>
    <w:rsid w:val="00434F0E"/>
    <w:rsid w:val="004353E5"/>
    <w:rsid w:val="00435580"/>
    <w:rsid w:val="00435678"/>
    <w:rsid w:val="00435A97"/>
    <w:rsid w:val="004367C1"/>
    <w:rsid w:val="00436C82"/>
    <w:rsid w:val="00436D76"/>
    <w:rsid w:val="00437E93"/>
    <w:rsid w:val="00440797"/>
    <w:rsid w:val="00440A6E"/>
    <w:rsid w:val="00440AA0"/>
    <w:rsid w:val="004411E0"/>
    <w:rsid w:val="00441ECA"/>
    <w:rsid w:val="004422C2"/>
    <w:rsid w:val="00442581"/>
    <w:rsid w:val="0044352A"/>
    <w:rsid w:val="00443995"/>
    <w:rsid w:val="004439FD"/>
    <w:rsid w:val="00443B96"/>
    <w:rsid w:val="00444C3B"/>
    <w:rsid w:val="0044649F"/>
    <w:rsid w:val="00446836"/>
    <w:rsid w:val="0045010A"/>
    <w:rsid w:val="0045086C"/>
    <w:rsid w:val="004510BD"/>
    <w:rsid w:val="00451291"/>
    <w:rsid w:val="00452BE0"/>
    <w:rsid w:val="00452E15"/>
    <w:rsid w:val="00452FC7"/>
    <w:rsid w:val="00453B7D"/>
    <w:rsid w:val="00454D28"/>
    <w:rsid w:val="00454E03"/>
    <w:rsid w:val="004557C4"/>
    <w:rsid w:val="00455841"/>
    <w:rsid w:val="00455C1A"/>
    <w:rsid w:val="00456D25"/>
    <w:rsid w:val="0045710E"/>
    <w:rsid w:val="00457516"/>
    <w:rsid w:val="00457C98"/>
    <w:rsid w:val="0046071B"/>
    <w:rsid w:val="00461B73"/>
    <w:rsid w:val="0046218C"/>
    <w:rsid w:val="00462F2E"/>
    <w:rsid w:val="00464913"/>
    <w:rsid w:val="00464BFA"/>
    <w:rsid w:val="0046554D"/>
    <w:rsid w:val="00466016"/>
    <w:rsid w:val="00466553"/>
    <w:rsid w:val="004668D7"/>
    <w:rsid w:val="00466B8A"/>
    <w:rsid w:val="004676CB"/>
    <w:rsid w:val="00467CE0"/>
    <w:rsid w:val="004707F5"/>
    <w:rsid w:val="00470883"/>
    <w:rsid w:val="00470E9D"/>
    <w:rsid w:val="00472520"/>
    <w:rsid w:val="00472554"/>
    <w:rsid w:val="004727B5"/>
    <w:rsid w:val="00472FC5"/>
    <w:rsid w:val="0047337B"/>
    <w:rsid w:val="004733E6"/>
    <w:rsid w:val="004734CB"/>
    <w:rsid w:val="00473B9C"/>
    <w:rsid w:val="00474153"/>
    <w:rsid w:val="00474D54"/>
    <w:rsid w:val="00475DC9"/>
    <w:rsid w:val="004767E4"/>
    <w:rsid w:val="00480249"/>
    <w:rsid w:val="00480338"/>
    <w:rsid w:val="004803C3"/>
    <w:rsid w:val="00480C6E"/>
    <w:rsid w:val="00481042"/>
    <w:rsid w:val="004810C1"/>
    <w:rsid w:val="00481C5E"/>
    <w:rsid w:val="00481EF1"/>
    <w:rsid w:val="00482A40"/>
    <w:rsid w:val="00482E14"/>
    <w:rsid w:val="00483362"/>
    <w:rsid w:val="00483780"/>
    <w:rsid w:val="00483E98"/>
    <w:rsid w:val="00484204"/>
    <w:rsid w:val="004845C1"/>
    <w:rsid w:val="00485875"/>
    <w:rsid w:val="00485A7A"/>
    <w:rsid w:val="00487276"/>
    <w:rsid w:val="004903FB"/>
    <w:rsid w:val="00491FA2"/>
    <w:rsid w:val="00494262"/>
    <w:rsid w:val="004942A7"/>
    <w:rsid w:val="00494321"/>
    <w:rsid w:val="00495BBA"/>
    <w:rsid w:val="00496606"/>
    <w:rsid w:val="0049661A"/>
    <w:rsid w:val="00496DDC"/>
    <w:rsid w:val="004A0B0B"/>
    <w:rsid w:val="004A26DA"/>
    <w:rsid w:val="004A378D"/>
    <w:rsid w:val="004A37E5"/>
    <w:rsid w:val="004A3F02"/>
    <w:rsid w:val="004A5933"/>
    <w:rsid w:val="004A5D3E"/>
    <w:rsid w:val="004A5DA4"/>
    <w:rsid w:val="004A61DE"/>
    <w:rsid w:val="004A6247"/>
    <w:rsid w:val="004A6589"/>
    <w:rsid w:val="004A6C5C"/>
    <w:rsid w:val="004A6EBA"/>
    <w:rsid w:val="004A7102"/>
    <w:rsid w:val="004A775D"/>
    <w:rsid w:val="004B1098"/>
    <w:rsid w:val="004B166A"/>
    <w:rsid w:val="004B1E54"/>
    <w:rsid w:val="004B26F5"/>
    <w:rsid w:val="004B33E5"/>
    <w:rsid w:val="004B3443"/>
    <w:rsid w:val="004B3E0A"/>
    <w:rsid w:val="004B49B8"/>
    <w:rsid w:val="004B61FD"/>
    <w:rsid w:val="004B64D3"/>
    <w:rsid w:val="004B6562"/>
    <w:rsid w:val="004B6F6F"/>
    <w:rsid w:val="004C0361"/>
    <w:rsid w:val="004C040B"/>
    <w:rsid w:val="004C0689"/>
    <w:rsid w:val="004C1008"/>
    <w:rsid w:val="004C18A7"/>
    <w:rsid w:val="004C1A23"/>
    <w:rsid w:val="004C1F69"/>
    <w:rsid w:val="004C2CC2"/>
    <w:rsid w:val="004C2D4B"/>
    <w:rsid w:val="004C2FC9"/>
    <w:rsid w:val="004C3F16"/>
    <w:rsid w:val="004C5137"/>
    <w:rsid w:val="004C52B3"/>
    <w:rsid w:val="004C5D45"/>
    <w:rsid w:val="004C63FA"/>
    <w:rsid w:val="004C6E58"/>
    <w:rsid w:val="004C755D"/>
    <w:rsid w:val="004C75CE"/>
    <w:rsid w:val="004D05B5"/>
    <w:rsid w:val="004D0617"/>
    <w:rsid w:val="004D10EA"/>
    <w:rsid w:val="004D2114"/>
    <w:rsid w:val="004D3EE8"/>
    <w:rsid w:val="004D43FE"/>
    <w:rsid w:val="004D4B50"/>
    <w:rsid w:val="004D4C38"/>
    <w:rsid w:val="004D522E"/>
    <w:rsid w:val="004D57B7"/>
    <w:rsid w:val="004D5986"/>
    <w:rsid w:val="004D6D10"/>
    <w:rsid w:val="004D6D86"/>
    <w:rsid w:val="004D6E9C"/>
    <w:rsid w:val="004D7148"/>
    <w:rsid w:val="004D7195"/>
    <w:rsid w:val="004E07A8"/>
    <w:rsid w:val="004E123A"/>
    <w:rsid w:val="004E153D"/>
    <w:rsid w:val="004E1C29"/>
    <w:rsid w:val="004E1F94"/>
    <w:rsid w:val="004E201C"/>
    <w:rsid w:val="004E27E6"/>
    <w:rsid w:val="004E308A"/>
    <w:rsid w:val="004E321C"/>
    <w:rsid w:val="004E3897"/>
    <w:rsid w:val="004E4867"/>
    <w:rsid w:val="004E4D87"/>
    <w:rsid w:val="004E4F19"/>
    <w:rsid w:val="004E7313"/>
    <w:rsid w:val="004E77E9"/>
    <w:rsid w:val="004E7A81"/>
    <w:rsid w:val="004E7FB0"/>
    <w:rsid w:val="004F06AE"/>
    <w:rsid w:val="004F1CBD"/>
    <w:rsid w:val="004F2398"/>
    <w:rsid w:val="004F23C6"/>
    <w:rsid w:val="004F285E"/>
    <w:rsid w:val="004F2DB7"/>
    <w:rsid w:val="004F3CD3"/>
    <w:rsid w:val="004F45F8"/>
    <w:rsid w:val="004F5060"/>
    <w:rsid w:val="004F5962"/>
    <w:rsid w:val="004F6101"/>
    <w:rsid w:val="004F6A47"/>
    <w:rsid w:val="004F7CC0"/>
    <w:rsid w:val="004F7FF6"/>
    <w:rsid w:val="00500DC0"/>
    <w:rsid w:val="00501800"/>
    <w:rsid w:val="005022D7"/>
    <w:rsid w:val="00502BA2"/>
    <w:rsid w:val="00503CDA"/>
    <w:rsid w:val="00504638"/>
    <w:rsid w:val="00504D80"/>
    <w:rsid w:val="005055AB"/>
    <w:rsid w:val="005055F7"/>
    <w:rsid w:val="00505A1E"/>
    <w:rsid w:val="00505A53"/>
    <w:rsid w:val="00506707"/>
    <w:rsid w:val="00506B15"/>
    <w:rsid w:val="00507488"/>
    <w:rsid w:val="00507734"/>
    <w:rsid w:val="00510890"/>
    <w:rsid w:val="00511146"/>
    <w:rsid w:val="00512D41"/>
    <w:rsid w:val="005134B3"/>
    <w:rsid w:val="00514BB4"/>
    <w:rsid w:val="005156A5"/>
    <w:rsid w:val="00515C45"/>
    <w:rsid w:val="005170A6"/>
    <w:rsid w:val="005173F5"/>
    <w:rsid w:val="0052076D"/>
    <w:rsid w:val="0052090F"/>
    <w:rsid w:val="0052133C"/>
    <w:rsid w:val="00521A9B"/>
    <w:rsid w:val="00521D65"/>
    <w:rsid w:val="0052353C"/>
    <w:rsid w:val="0052358B"/>
    <w:rsid w:val="00523B05"/>
    <w:rsid w:val="00523F50"/>
    <w:rsid w:val="00524112"/>
    <w:rsid w:val="005249C8"/>
    <w:rsid w:val="00524B0F"/>
    <w:rsid w:val="00524CEC"/>
    <w:rsid w:val="005275BD"/>
    <w:rsid w:val="00527694"/>
    <w:rsid w:val="00527953"/>
    <w:rsid w:val="005306F1"/>
    <w:rsid w:val="00530B5F"/>
    <w:rsid w:val="005323D9"/>
    <w:rsid w:val="0053350B"/>
    <w:rsid w:val="0053374F"/>
    <w:rsid w:val="00533904"/>
    <w:rsid w:val="00534A69"/>
    <w:rsid w:val="00537836"/>
    <w:rsid w:val="005404AC"/>
    <w:rsid w:val="005419CD"/>
    <w:rsid w:val="00541FC4"/>
    <w:rsid w:val="005426DE"/>
    <w:rsid w:val="00542950"/>
    <w:rsid w:val="00542E20"/>
    <w:rsid w:val="00543816"/>
    <w:rsid w:val="00544523"/>
    <w:rsid w:val="00544A63"/>
    <w:rsid w:val="005455C6"/>
    <w:rsid w:val="00545FEA"/>
    <w:rsid w:val="005463C8"/>
    <w:rsid w:val="00546E0D"/>
    <w:rsid w:val="005475AA"/>
    <w:rsid w:val="00547697"/>
    <w:rsid w:val="00550484"/>
    <w:rsid w:val="005505B0"/>
    <w:rsid w:val="00551717"/>
    <w:rsid w:val="00551A2A"/>
    <w:rsid w:val="00552E2F"/>
    <w:rsid w:val="005530F6"/>
    <w:rsid w:val="005539B8"/>
    <w:rsid w:val="00553A0B"/>
    <w:rsid w:val="00553F20"/>
    <w:rsid w:val="00554174"/>
    <w:rsid w:val="005544E9"/>
    <w:rsid w:val="00555AD6"/>
    <w:rsid w:val="00555B1B"/>
    <w:rsid w:val="00556193"/>
    <w:rsid w:val="0055659F"/>
    <w:rsid w:val="005572C3"/>
    <w:rsid w:val="0055765C"/>
    <w:rsid w:val="00560EF5"/>
    <w:rsid w:val="00561675"/>
    <w:rsid w:val="005621CC"/>
    <w:rsid w:val="00563166"/>
    <w:rsid w:val="0056445C"/>
    <w:rsid w:val="0056516C"/>
    <w:rsid w:val="005651D7"/>
    <w:rsid w:val="0056559C"/>
    <w:rsid w:val="00565721"/>
    <w:rsid w:val="0056616C"/>
    <w:rsid w:val="005661F7"/>
    <w:rsid w:val="005668AC"/>
    <w:rsid w:val="00567BD6"/>
    <w:rsid w:val="00570428"/>
    <w:rsid w:val="00570BAE"/>
    <w:rsid w:val="00570F5F"/>
    <w:rsid w:val="00571294"/>
    <w:rsid w:val="005726FF"/>
    <w:rsid w:val="00573CD4"/>
    <w:rsid w:val="00574795"/>
    <w:rsid w:val="00574A3E"/>
    <w:rsid w:val="00574DAC"/>
    <w:rsid w:val="00574F72"/>
    <w:rsid w:val="00575323"/>
    <w:rsid w:val="00575501"/>
    <w:rsid w:val="0057564E"/>
    <w:rsid w:val="00577869"/>
    <w:rsid w:val="005803C4"/>
    <w:rsid w:val="00580A14"/>
    <w:rsid w:val="00580B5A"/>
    <w:rsid w:val="00580D58"/>
    <w:rsid w:val="00581896"/>
    <w:rsid w:val="00582051"/>
    <w:rsid w:val="005821CD"/>
    <w:rsid w:val="00582969"/>
    <w:rsid w:val="00583D84"/>
    <w:rsid w:val="00584DB2"/>
    <w:rsid w:val="005851DA"/>
    <w:rsid w:val="0058544B"/>
    <w:rsid w:val="0058560B"/>
    <w:rsid w:val="00585A18"/>
    <w:rsid w:val="005863F7"/>
    <w:rsid w:val="005865DE"/>
    <w:rsid w:val="00586E67"/>
    <w:rsid w:val="00587F29"/>
    <w:rsid w:val="00590728"/>
    <w:rsid w:val="00590D08"/>
    <w:rsid w:val="00591D29"/>
    <w:rsid w:val="00592DFA"/>
    <w:rsid w:val="00592F90"/>
    <w:rsid w:val="005937C9"/>
    <w:rsid w:val="00593915"/>
    <w:rsid w:val="00593DDB"/>
    <w:rsid w:val="0059424D"/>
    <w:rsid w:val="00594F8B"/>
    <w:rsid w:val="005956A4"/>
    <w:rsid w:val="005974E7"/>
    <w:rsid w:val="00597F04"/>
    <w:rsid w:val="005A0076"/>
    <w:rsid w:val="005A053B"/>
    <w:rsid w:val="005A0E44"/>
    <w:rsid w:val="005A10B6"/>
    <w:rsid w:val="005A1D63"/>
    <w:rsid w:val="005A1D7C"/>
    <w:rsid w:val="005A224E"/>
    <w:rsid w:val="005A2323"/>
    <w:rsid w:val="005A24ED"/>
    <w:rsid w:val="005A2512"/>
    <w:rsid w:val="005A25B1"/>
    <w:rsid w:val="005A25B8"/>
    <w:rsid w:val="005A4BB8"/>
    <w:rsid w:val="005A655D"/>
    <w:rsid w:val="005A714A"/>
    <w:rsid w:val="005B036B"/>
    <w:rsid w:val="005B0C73"/>
    <w:rsid w:val="005B0C86"/>
    <w:rsid w:val="005B0F83"/>
    <w:rsid w:val="005B11F6"/>
    <w:rsid w:val="005B2704"/>
    <w:rsid w:val="005B3E09"/>
    <w:rsid w:val="005B3EAD"/>
    <w:rsid w:val="005B4050"/>
    <w:rsid w:val="005B4FDA"/>
    <w:rsid w:val="005B7376"/>
    <w:rsid w:val="005B73A1"/>
    <w:rsid w:val="005B7557"/>
    <w:rsid w:val="005C01D5"/>
    <w:rsid w:val="005C070C"/>
    <w:rsid w:val="005C07F3"/>
    <w:rsid w:val="005C0B6D"/>
    <w:rsid w:val="005C17FE"/>
    <w:rsid w:val="005C1AE7"/>
    <w:rsid w:val="005C26C1"/>
    <w:rsid w:val="005C2DDD"/>
    <w:rsid w:val="005C3519"/>
    <w:rsid w:val="005C362C"/>
    <w:rsid w:val="005C3A8E"/>
    <w:rsid w:val="005C3A9B"/>
    <w:rsid w:val="005C46F5"/>
    <w:rsid w:val="005C5966"/>
    <w:rsid w:val="005C6267"/>
    <w:rsid w:val="005C6422"/>
    <w:rsid w:val="005C67DB"/>
    <w:rsid w:val="005C6E17"/>
    <w:rsid w:val="005C6F3A"/>
    <w:rsid w:val="005C6F3F"/>
    <w:rsid w:val="005C772C"/>
    <w:rsid w:val="005C789B"/>
    <w:rsid w:val="005C7D51"/>
    <w:rsid w:val="005D071F"/>
    <w:rsid w:val="005D0B8A"/>
    <w:rsid w:val="005D0F5B"/>
    <w:rsid w:val="005D1626"/>
    <w:rsid w:val="005D1BBD"/>
    <w:rsid w:val="005D2425"/>
    <w:rsid w:val="005D2AA0"/>
    <w:rsid w:val="005D3668"/>
    <w:rsid w:val="005D40E9"/>
    <w:rsid w:val="005D4278"/>
    <w:rsid w:val="005D44FD"/>
    <w:rsid w:val="005D55E4"/>
    <w:rsid w:val="005D5B5C"/>
    <w:rsid w:val="005D6AE9"/>
    <w:rsid w:val="005D6FC1"/>
    <w:rsid w:val="005D72F4"/>
    <w:rsid w:val="005D7830"/>
    <w:rsid w:val="005E1AE8"/>
    <w:rsid w:val="005E3548"/>
    <w:rsid w:val="005E35BE"/>
    <w:rsid w:val="005E3CBF"/>
    <w:rsid w:val="005E48BC"/>
    <w:rsid w:val="005E4FBE"/>
    <w:rsid w:val="005E58FA"/>
    <w:rsid w:val="005E7403"/>
    <w:rsid w:val="005E7646"/>
    <w:rsid w:val="005E7800"/>
    <w:rsid w:val="005E7947"/>
    <w:rsid w:val="005F0B77"/>
    <w:rsid w:val="005F1B57"/>
    <w:rsid w:val="005F1C14"/>
    <w:rsid w:val="005F20E4"/>
    <w:rsid w:val="005F227E"/>
    <w:rsid w:val="005F2E19"/>
    <w:rsid w:val="005F4DCC"/>
    <w:rsid w:val="005F5B30"/>
    <w:rsid w:val="005F617B"/>
    <w:rsid w:val="005F672D"/>
    <w:rsid w:val="005F6A80"/>
    <w:rsid w:val="00600099"/>
    <w:rsid w:val="00600D02"/>
    <w:rsid w:val="0060128B"/>
    <w:rsid w:val="006016CE"/>
    <w:rsid w:val="00602113"/>
    <w:rsid w:val="00602592"/>
    <w:rsid w:val="006027A1"/>
    <w:rsid w:val="00602E78"/>
    <w:rsid w:val="0060323E"/>
    <w:rsid w:val="00603A2D"/>
    <w:rsid w:val="00603E3E"/>
    <w:rsid w:val="00604272"/>
    <w:rsid w:val="00604889"/>
    <w:rsid w:val="00604EAB"/>
    <w:rsid w:val="00605420"/>
    <w:rsid w:val="006056A7"/>
    <w:rsid w:val="00607DE1"/>
    <w:rsid w:val="00611B69"/>
    <w:rsid w:val="00612404"/>
    <w:rsid w:val="006129C2"/>
    <w:rsid w:val="00612ADA"/>
    <w:rsid w:val="006131A3"/>
    <w:rsid w:val="006135CC"/>
    <w:rsid w:val="00613723"/>
    <w:rsid w:val="00613EF5"/>
    <w:rsid w:val="00613F48"/>
    <w:rsid w:val="00614135"/>
    <w:rsid w:val="006148E4"/>
    <w:rsid w:val="00614EE0"/>
    <w:rsid w:val="00615DAE"/>
    <w:rsid w:val="00616AD8"/>
    <w:rsid w:val="0062082B"/>
    <w:rsid w:val="0062136D"/>
    <w:rsid w:val="00621CD6"/>
    <w:rsid w:val="00621F5C"/>
    <w:rsid w:val="00623084"/>
    <w:rsid w:val="0062358B"/>
    <w:rsid w:val="00623B49"/>
    <w:rsid w:val="006255F0"/>
    <w:rsid w:val="00626124"/>
    <w:rsid w:val="00626179"/>
    <w:rsid w:val="00626E8F"/>
    <w:rsid w:val="00627AF0"/>
    <w:rsid w:val="00631351"/>
    <w:rsid w:val="006326CA"/>
    <w:rsid w:val="006328B0"/>
    <w:rsid w:val="00633984"/>
    <w:rsid w:val="00633BF6"/>
    <w:rsid w:val="00634E4A"/>
    <w:rsid w:val="006352C0"/>
    <w:rsid w:val="0063538F"/>
    <w:rsid w:val="00635C4B"/>
    <w:rsid w:val="00636ABB"/>
    <w:rsid w:val="00636B37"/>
    <w:rsid w:val="00636CEA"/>
    <w:rsid w:val="006377FF"/>
    <w:rsid w:val="00637D08"/>
    <w:rsid w:val="006403CE"/>
    <w:rsid w:val="006410F9"/>
    <w:rsid w:val="006411B3"/>
    <w:rsid w:val="00642BF1"/>
    <w:rsid w:val="0064370A"/>
    <w:rsid w:val="00643A12"/>
    <w:rsid w:val="00643D65"/>
    <w:rsid w:val="00643EBD"/>
    <w:rsid w:val="00643ECB"/>
    <w:rsid w:val="006442D3"/>
    <w:rsid w:val="0064463C"/>
    <w:rsid w:val="00644688"/>
    <w:rsid w:val="006446B9"/>
    <w:rsid w:val="00644822"/>
    <w:rsid w:val="00645302"/>
    <w:rsid w:val="0064530A"/>
    <w:rsid w:val="006454C7"/>
    <w:rsid w:val="0064711B"/>
    <w:rsid w:val="0065037E"/>
    <w:rsid w:val="006506D2"/>
    <w:rsid w:val="00651578"/>
    <w:rsid w:val="00651BF0"/>
    <w:rsid w:val="006550E6"/>
    <w:rsid w:val="006552D4"/>
    <w:rsid w:val="006553DD"/>
    <w:rsid w:val="006559A8"/>
    <w:rsid w:val="006564B5"/>
    <w:rsid w:val="00656741"/>
    <w:rsid w:val="00656E18"/>
    <w:rsid w:val="00656E4C"/>
    <w:rsid w:val="00657467"/>
    <w:rsid w:val="00657A7C"/>
    <w:rsid w:val="00660F7C"/>
    <w:rsid w:val="006619BC"/>
    <w:rsid w:val="0066404F"/>
    <w:rsid w:val="00664104"/>
    <w:rsid w:val="00664346"/>
    <w:rsid w:val="00664AA4"/>
    <w:rsid w:val="00664D33"/>
    <w:rsid w:val="00665952"/>
    <w:rsid w:val="00665B58"/>
    <w:rsid w:val="00666BD8"/>
    <w:rsid w:val="00667543"/>
    <w:rsid w:val="00667DF9"/>
    <w:rsid w:val="00671BC5"/>
    <w:rsid w:val="00672961"/>
    <w:rsid w:val="00672CC0"/>
    <w:rsid w:val="006732E4"/>
    <w:rsid w:val="00674019"/>
    <w:rsid w:val="00674157"/>
    <w:rsid w:val="00674DF7"/>
    <w:rsid w:val="0067544F"/>
    <w:rsid w:val="00675BC7"/>
    <w:rsid w:val="0067601A"/>
    <w:rsid w:val="00676882"/>
    <w:rsid w:val="00676CB1"/>
    <w:rsid w:val="00677049"/>
    <w:rsid w:val="006772B5"/>
    <w:rsid w:val="00677597"/>
    <w:rsid w:val="00677693"/>
    <w:rsid w:val="0067769F"/>
    <w:rsid w:val="00677841"/>
    <w:rsid w:val="0068007B"/>
    <w:rsid w:val="00681EA2"/>
    <w:rsid w:val="00682CBF"/>
    <w:rsid w:val="00682E4D"/>
    <w:rsid w:val="00683232"/>
    <w:rsid w:val="00683CC9"/>
    <w:rsid w:val="006845AA"/>
    <w:rsid w:val="00685611"/>
    <w:rsid w:val="00685DF1"/>
    <w:rsid w:val="006862DD"/>
    <w:rsid w:val="00686620"/>
    <w:rsid w:val="006869BB"/>
    <w:rsid w:val="00687484"/>
    <w:rsid w:val="00687695"/>
    <w:rsid w:val="00690CEE"/>
    <w:rsid w:val="00691040"/>
    <w:rsid w:val="006910A4"/>
    <w:rsid w:val="00691522"/>
    <w:rsid w:val="00691B81"/>
    <w:rsid w:val="00692AC4"/>
    <w:rsid w:val="006933CA"/>
    <w:rsid w:val="00693B07"/>
    <w:rsid w:val="00693DBB"/>
    <w:rsid w:val="0069435D"/>
    <w:rsid w:val="0069493A"/>
    <w:rsid w:val="00694A8C"/>
    <w:rsid w:val="006952B1"/>
    <w:rsid w:val="0069550A"/>
    <w:rsid w:val="006955D9"/>
    <w:rsid w:val="006959C4"/>
    <w:rsid w:val="00695E17"/>
    <w:rsid w:val="00695F35"/>
    <w:rsid w:val="00696FA8"/>
    <w:rsid w:val="006971E8"/>
    <w:rsid w:val="00697C69"/>
    <w:rsid w:val="006A0247"/>
    <w:rsid w:val="006A0604"/>
    <w:rsid w:val="006A0BED"/>
    <w:rsid w:val="006A0EA8"/>
    <w:rsid w:val="006A0FC6"/>
    <w:rsid w:val="006A2A46"/>
    <w:rsid w:val="006A2C2C"/>
    <w:rsid w:val="006A3350"/>
    <w:rsid w:val="006A3D71"/>
    <w:rsid w:val="006A537F"/>
    <w:rsid w:val="006A5783"/>
    <w:rsid w:val="006A6AD3"/>
    <w:rsid w:val="006A6FD0"/>
    <w:rsid w:val="006A7BF7"/>
    <w:rsid w:val="006A7E79"/>
    <w:rsid w:val="006B0F64"/>
    <w:rsid w:val="006B1268"/>
    <w:rsid w:val="006B141E"/>
    <w:rsid w:val="006B149D"/>
    <w:rsid w:val="006B1AF4"/>
    <w:rsid w:val="006B27B0"/>
    <w:rsid w:val="006B3172"/>
    <w:rsid w:val="006B3199"/>
    <w:rsid w:val="006B3DE0"/>
    <w:rsid w:val="006B4095"/>
    <w:rsid w:val="006B41C3"/>
    <w:rsid w:val="006B45F4"/>
    <w:rsid w:val="006B4EAB"/>
    <w:rsid w:val="006B50A9"/>
    <w:rsid w:val="006B5488"/>
    <w:rsid w:val="006B5496"/>
    <w:rsid w:val="006B55E5"/>
    <w:rsid w:val="006B5BFB"/>
    <w:rsid w:val="006B5D79"/>
    <w:rsid w:val="006B6F8E"/>
    <w:rsid w:val="006C03A8"/>
    <w:rsid w:val="006C0A97"/>
    <w:rsid w:val="006C0BEA"/>
    <w:rsid w:val="006C103E"/>
    <w:rsid w:val="006C165A"/>
    <w:rsid w:val="006C16FD"/>
    <w:rsid w:val="006C1763"/>
    <w:rsid w:val="006C2429"/>
    <w:rsid w:val="006C2E9D"/>
    <w:rsid w:val="006C324C"/>
    <w:rsid w:val="006C3B12"/>
    <w:rsid w:val="006C3D0C"/>
    <w:rsid w:val="006C3D6A"/>
    <w:rsid w:val="006C4833"/>
    <w:rsid w:val="006C4B8E"/>
    <w:rsid w:val="006C5402"/>
    <w:rsid w:val="006C5973"/>
    <w:rsid w:val="006C5A66"/>
    <w:rsid w:val="006C6456"/>
    <w:rsid w:val="006C71C4"/>
    <w:rsid w:val="006D05E1"/>
    <w:rsid w:val="006D0AFE"/>
    <w:rsid w:val="006D2950"/>
    <w:rsid w:val="006D5FB3"/>
    <w:rsid w:val="006D65B4"/>
    <w:rsid w:val="006D65BD"/>
    <w:rsid w:val="006D6C3D"/>
    <w:rsid w:val="006D74F1"/>
    <w:rsid w:val="006E095C"/>
    <w:rsid w:val="006E0BB7"/>
    <w:rsid w:val="006E25D8"/>
    <w:rsid w:val="006E2A16"/>
    <w:rsid w:val="006E2D5A"/>
    <w:rsid w:val="006E2F38"/>
    <w:rsid w:val="006E32F1"/>
    <w:rsid w:val="006E3583"/>
    <w:rsid w:val="006E3ADB"/>
    <w:rsid w:val="006E4155"/>
    <w:rsid w:val="006E46D2"/>
    <w:rsid w:val="006E5302"/>
    <w:rsid w:val="006E56E2"/>
    <w:rsid w:val="006E693F"/>
    <w:rsid w:val="006E7A2E"/>
    <w:rsid w:val="006E7A4E"/>
    <w:rsid w:val="006E7C6B"/>
    <w:rsid w:val="006F03FB"/>
    <w:rsid w:val="006F0AAD"/>
    <w:rsid w:val="006F1573"/>
    <w:rsid w:val="006F3026"/>
    <w:rsid w:val="006F3915"/>
    <w:rsid w:val="006F43C3"/>
    <w:rsid w:val="006F4D93"/>
    <w:rsid w:val="006F54BA"/>
    <w:rsid w:val="006F6C4B"/>
    <w:rsid w:val="006F6D15"/>
    <w:rsid w:val="007006F6"/>
    <w:rsid w:val="00701772"/>
    <w:rsid w:val="00701B42"/>
    <w:rsid w:val="00701C65"/>
    <w:rsid w:val="00704326"/>
    <w:rsid w:val="00705052"/>
    <w:rsid w:val="0070560E"/>
    <w:rsid w:val="00705FA9"/>
    <w:rsid w:val="0070735B"/>
    <w:rsid w:val="007078ED"/>
    <w:rsid w:val="007111D9"/>
    <w:rsid w:val="007112CB"/>
    <w:rsid w:val="0071274F"/>
    <w:rsid w:val="00712C48"/>
    <w:rsid w:val="007135CC"/>
    <w:rsid w:val="007143AA"/>
    <w:rsid w:val="007147B5"/>
    <w:rsid w:val="007147CB"/>
    <w:rsid w:val="0071484B"/>
    <w:rsid w:val="00714852"/>
    <w:rsid w:val="00715625"/>
    <w:rsid w:val="00716F99"/>
    <w:rsid w:val="00720293"/>
    <w:rsid w:val="0072059F"/>
    <w:rsid w:val="00720D6D"/>
    <w:rsid w:val="00721602"/>
    <w:rsid w:val="00721E07"/>
    <w:rsid w:val="0072261F"/>
    <w:rsid w:val="0072292B"/>
    <w:rsid w:val="00724B8F"/>
    <w:rsid w:val="00724BA7"/>
    <w:rsid w:val="0072576C"/>
    <w:rsid w:val="00725F93"/>
    <w:rsid w:val="00726010"/>
    <w:rsid w:val="007273C4"/>
    <w:rsid w:val="007306AA"/>
    <w:rsid w:val="00730F83"/>
    <w:rsid w:val="0073168D"/>
    <w:rsid w:val="00731ADE"/>
    <w:rsid w:val="007327F4"/>
    <w:rsid w:val="00733C9D"/>
    <w:rsid w:val="007344E6"/>
    <w:rsid w:val="007349F9"/>
    <w:rsid w:val="007356CB"/>
    <w:rsid w:val="007359A5"/>
    <w:rsid w:val="00735E01"/>
    <w:rsid w:val="00737303"/>
    <w:rsid w:val="00737850"/>
    <w:rsid w:val="00741927"/>
    <w:rsid w:val="00741FA3"/>
    <w:rsid w:val="00743C87"/>
    <w:rsid w:val="00744A42"/>
    <w:rsid w:val="007459CB"/>
    <w:rsid w:val="0074625D"/>
    <w:rsid w:val="0074687E"/>
    <w:rsid w:val="00746BB6"/>
    <w:rsid w:val="00746D1E"/>
    <w:rsid w:val="0074716E"/>
    <w:rsid w:val="00750D8A"/>
    <w:rsid w:val="00750EE1"/>
    <w:rsid w:val="00750F33"/>
    <w:rsid w:val="0075120E"/>
    <w:rsid w:val="00751653"/>
    <w:rsid w:val="007516C5"/>
    <w:rsid w:val="007532C4"/>
    <w:rsid w:val="0075335E"/>
    <w:rsid w:val="0075404C"/>
    <w:rsid w:val="007541FC"/>
    <w:rsid w:val="00754680"/>
    <w:rsid w:val="00754B34"/>
    <w:rsid w:val="007553B4"/>
    <w:rsid w:val="007554FF"/>
    <w:rsid w:val="00755F0D"/>
    <w:rsid w:val="007563F8"/>
    <w:rsid w:val="00756913"/>
    <w:rsid w:val="00756F3D"/>
    <w:rsid w:val="0075772A"/>
    <w:rsid w:val="007579D5"/>
    <w:rsid w:val="00757A4F"/>
    <w:rsid w:val="00757A64"/>
    <w:rsid w:val="00757BC6"/>
    <w:rsid w:val="00757FCC"/>
    <w:rsid w:val="00757FD9"/>
    <w:rsid w:val="00760303"/>
    <w:rsid w:val="007606C5"/>
    <w:rsid w:val="0076196B"/>
    <w:rsid w:val="007619A7"/>
    <w:rsid w:val="007619D7"/>
    <w:rsid w:val="007623A6"/>
    <w:rsid w:val="007627F3"/>
    <w:rsid w:val="00763202"/>
    <w:rsid w:val="00764B3B"/>
    <w:rsid w:val="00764F65"/>
    <w:rsid w:val="0076524E"/>
    <w:rsid w:val="0076617D"/>
    <w:rsid w:val="00767723"/>
    <w:rsid w:val="0076776D"/>
    <w:rsid w:val="00770016"/>
    <w:rsid w:val="00770840"/>
    <w:rsid w:val="00770B64"/>
    <w:rsid w:val="00771495"/>
    <w:rsid w:val="00771683"/>
    <w:rsid w:val="00772205"/>
    <w:rsid w:val="00773742"/>
    <w:rsid w:val="00774756"/>
    <w:rsid w:val="00774F13"/>
    <w:rsid w:val="0077618C"/>
    <w:rsid w:val="007778A5"/>
    <w:rsid w:val="00777F50"/>
    <w:rsid w:val="007802CD"/>
    <w:rsid w:val="00780BC0"/>
    <w:rsid w:val="00781FD2"/>
    <w:rsid w:val="00782AEF"/>
    <w:rsid w:val="00783960"/>
    <w:rsid w:val="00784080"/>
    <w:rsid w:val="00784FE5"/>
    <w:rsid w:val="007853A7"/>
    <w:rsid w:val="007854A4"/>
    <w:rsid w:val="00785548"/>
    <w:rsid w:val="00785AC9"/>
    <w:rsid w:val="007867E9"/>
    <w:rsid w:val="00786D27"/>
    <w:rsid w:val="00787020"/>
    <w:rsid w:val="00787298"/>
    <w:rsid w:val="00787DAA"/>
    <w:rsid w:val="00787E61"/>
    <w:rsid w:val="007911EF"/>
    <w:rsid w:val="007913AF"/>
    <w:rsid w:val="007921A4"/>
    <w:rsid w:val="00792EDE"/>
    <w:rsid w:val="00793B8B"/>
    <w:rsid w:val="00794DE5"/>
    <w:rsid w:val="00794FE4"/>
    <w:rsid w:val="00795246"/>
    <w:rsid w:val="00796D3F"/>
    <w:rsid w:val="00797252"/>
    <w:rsid w:val="00797713"/>
    <w:rsid w:val="00797BAB"/>
    <w:rsid w:val="00797F96"/>
    <w:rsid w:val="007A013E"/>
    <w:rsid w:val="007A0BE7"/>
    <w:rsid w:val="007A110D"/>
    <w:rsid w:val="007A1674"/>
    <w:rsid w:val="007A202F"/>
    <w:rsid w:val="007A27DE"/>
    <w:rsid w:val="007A2B30"/>
    <w:rsid w:val="007A2EBF"/>
    <w:rsid w:val="007A341A"/>
    <w:rsid w:val="007A3F2C"/>
    <w:rsid w:val="007A4A3F"/>
    <w:rsid w:val="007A4C36"/>
    <w:rsid w:val="007A567D"/>
    <w:rsid w:val="007A6A12"/>
    <w:rsid w:val="007A6E38"/>
    <w:rsid w:val="007A7287"/>
    <w:rsid w:val="007A74A3"/>
    <w:rsid w:val="007A7791"/>
    <w:rsid w:val="007A790C"/>
    <w:rsid w:val="007A7F46"/>
    <w:rsid w:val="007B070E"/>
    <w:rsid w:val="007B0D91"/>
    <w:rsid w:val="007B218C"/>
    <w:rsid w:val="007B2C22"/>
    <w:rsid w:val="007B3D1B"/>
    <w:rsid w:val="007B4F50"/>
    <w:rsid w:val="007B507C"/>
    <w:rsid w:val="007B559D"/>
    <w:rsid w:val="007B5EB4"/>
    <w:rsid w:val="007B5FF0"/>
    <w:rsid w:val="007B6794"/>
    <w:rsid w:val="007B6B29"/>
    <w:rsid w:val="007B6F78"/>
    <w:rsid w:val="007B74BA"/>
    <w:rsid w:val="007B7E4E"/>
    <w:rsid w:val="007C0575"/>
    <w:rsid w:val="007C0D0A"/>
    <w:rsid w:val="007C1494"/>
    <w:rsid w:val="007C1836"/>
    <w:rsid w:val="007C18E6"/>
    <w:rsid w:val="007C1925"/>
    <w:rsid w:val="007C25D5"/>
    <w:rsid w:val="007C2B70"/>
    <w:rsid w:val="007C2EB0"/>
    <w:rsid w:val="007C34AC"/>
    <w:rsid w:val="007C3C85"/>
    <w:rsid w:val="007C3F5E"/>
    <w:rsid w:val="007C50E8"/>
    <w:rsid w:val="007C5AD1"/>
    <w:rsid w:val="007C7456"/>
    <w:rsid w:val="007C7738"/>
    <w:rsid w:val="007C77D1"/>
    <w:rsid w:val="007C7D50"/>
    <w:rsid w:val="007D1DFB"/>
    <w:rsid w:val="007D21EA"/>
    <w:rsid w:val="007D22D8"/>
    <w:rsid w:val="007D3118"/>
    <w:rsid w:val="007D31F6"/>
    <w:rsid w:val="007D349E"/>
    <w:rsid w:val="007D34EC"/>
    <w:rsid w:val="007D4273"/>
    <w:rsid w:val="007D4484"/>
    <w:rsid w:val="007D464B"/>
    <w:rsid w:val="007D4E4A"/>
    <w:rsid w:val="007D59D8"/>
    <w:rsid w:val="007D5B4A"/>
    <w:rsid w:val="007D5CE5"/>
    <w:rsid w:val="007D6408"/>
    <w:rsid w:val="007D72D7"/>
    <w:rsid w:val="007D7536"/>
    <w:rsid w:val="007D76E3"/>
    <w:rsid w:val="007D7B76"/>
    <w:rsid w:val="007E1089"/>
    <w:rsid w:val="007E14FD"/>
    <w:rsid w:val="007E16AE"/>
    <w:rsid w:val="007E1BA5"/>
    <w:rsid w:val="007E1E9D"/>
    <w:rsid w:val="007E1F0A"/>
    <w:rsid w:val="007E1F12"/>
    <w:rsid w:val="007E2110"/>
    <w:rsid w:val="007E3508"/>
    <w:rsid w:val="007E3900"/>
    <w:rsid w:val="007E3C8A"/>
    <w:rsid w:val="007E4113"/>
    <w:rsid w:val="007E4B4E"/>
    <w:rsid w:val="007E56DA"/>
    <w:rsid w:val="007E57F9"/>
    <w:rsid w:val="007E5A9B"/>
    <w:rsid w:val="007E6578"/>
    <w:rsid w:val="007E6659"/>
    <w:rsid w:val="007E6B60"/>
    <w:rsid w:val="007E6BB9"/>
    <w:rsid w:val="007E6BDC"/>
    <w:rsid w:val="007E6BF6"/>
    <w:rsid w:val="007E7487"/>
    <w:rsid w:val="007E7C00"/>
    <w:rsid w:val="007F0CFB"/>
    <w:rsid w:val="007F1467"/>
    <w:rsid w:val="007F2DD4"/>
    <w:rsid w:val="007F31A2"/>
    <w:rsid w:val="007F4A0A"/>
    <w:rsid w:val="007F57BF"/>
    <w:rsid w:val="007F5B4E"/>
    <w:rsid w:val="007F6761"/>
    <w:rsid w:val="007F67EC"/>
    <w:rsid w:val="007F6DD2"/>
    <w:rsid w:val="007F715E"/>
    <w:rsid w:val="007F7872"/>
    <w:rsid w:val="007F7E8D"/>
    <w:rsid w:val="00800B58"/>
    <w:rsid w:val="0080138D"/>
    <w:rsid w:val="0080187F"/>
    <w:rsid w:val="00801927"/>
    <w:rsid w:val="00801E3F"/>
    <w:rsid w:val="00801EED"/>
    <w:rsid w:val="0080200B"/>
    <w:rsid w:val="00803E07"/>
    <w:rsid w:val="00805156"/>
    <w:rsid w:val="008051A6"/>
    <w:rsid w:val="00805EE6"/>
    <w:rsid w:val="0080658F"/>
    <w:rsid w:val="00806AD1"/>
    <w:rsid w:val="00806B4E"/>
    <w:rsid w:val="00806C3C"/>
    <w:rsid w:val="00807034"/>
    <w:rsid w:val="00807C16"/>
    <w:rsid w:val="00811F65"/>
    <w:rsid w:val="00812FED"/>
    <w:rsid w:val="00813493"/>
    <w:rsid w:val="008140D2"/>
    <w:rsid w:val="00816AEC"/>
    <w:rsid w:val="00816BE8"/>
    <w:rsid w:val="00821D67"/>
    <w:rsid w:val="00821E14"/>
    <w:rsid w:val="008224E8"/>
    <w:rsid w:val="00823085"/>
    <w:rsid w:val="0082348F"/>
    <w:rsid w:val="008240D3"/>
    <w:rsid w:val="008240FD"/>
    <w:rsid w:val="0082487C"/>
    <w:rsid w:val="00824934"/>
    <w:rsid w:val="008255DD"/>
    <w:rsid w:val="0082626E"/>
    <w:rsid w:val="008266B4"/>
    <w:rsid w:val="0082718F"/>
    <w:rsid w:val="00827A16"/>
    <w:rsid w:val="00827EA6"/>
    <w:rsid w:val="008301DB"/>
    <w:rsid w:val="00830527"/>
    <w:rsid w:val="00830CD5"/>
    <w:rsid w:val="0083384F"/>
    <w:rsid w:val="0083397A"/>
    <w:rsid w:val="008339D3"/>
    <w:rsid w:val="00834998"/>
    <w:rsid w:val="00834B90"/>
    <w:rsid w:val="00834DAF"/>
    <w:rsid w:val="00835152"/>
    <w:rsid w:val="00835FD9"/>
    <w:rsid w:val="0083724C"/>
    <w:rsid w:val="00837EDB"/>
    <w:rsid w:val="00841108"/>
    <w:rsid w:val="0084144E"/>
    <w:rsid w:val="00841727"/>
    <w:rsid w:val="0084172D"/>
    <w:rsid w:val="0084198D"/>
    <w:rsid w:val="00841B60"/>
    <w:rsid w:val="0084323F"/>
    <w:rsid w:val="008434EC"/>
    <w:rsid w:val="00845059"/>
    <w:rsid w:val="008459C9"/>
    <w:rsid w:val="00845E80"/>
    <w:rsid w:val="008466F3"/>
    <w:rsid w:val="0084676C"/>
    <w:rsid w:val="00846907"/>
    <w:rsid w:val="00847398"/>
    <w:rsid w:val="00847AB3"/>
    <w:rsid w:val="008506EB"/>
    <w:rsid w:val="00850D78"/>
    <w:rsid w:val="00851050"/>
    <w:rsid w:val="00851E2F"/>
    <w:rsid w:val="00852D08"/>
    <w:rsid w:val="0085379D"/>
    <w:rsid w:val="00853932"/>
    <w:rsid w:val="008542E5"/>
    <w:rsid w:val="008547DF"/>
    <w:rsid w:val="00854BD3"/>
    <w:rsid w:val="00854FDC"/>
    <w:rsid w:val="00854FFC"/>
    <w:rsid w:val="00854FFD"/>
    <w:rsid w:val="008554C0"/>
    <w:rsid w:val="0085565A"/>
    <w:rsid w:val="00856163"/>
    <w:rsid w:val="00857456"/>
    <w:rsid w:val="0085768A"/>
    <w:rsid w:val="00857BDC"/>
    <w:rsid w:val="00857F5D"/>
    <w:rsid w:val="00860088"/>
    <w:rsid w:val="0086018C"/>
    <w:rsid w:val="00860565"/>
    <w:rsid w:val="008613BD"/>
    <w:rsid w:val="00861B7B"/>
    <w:rsid w:val="00861E66"/>
    <w:rsid w:val="00861EAA"/>
    <w:rsid w:val="00862557"/>
    <w:rsid w:val="008625CF"/>
    <w:rsid w:val="00863634"/>
    <w:rsid w:val="00863E74"/>
    <w:rsid w:val="0086418B"/>
    <w:rsid w:val="00864360"/>
    <w:rsid w:val="0086467A"/>
    <w:rsid w:val="00864995"/>
    <w:rsid w:val="00864FAF"/>
    <w:rsid w:val="00865693"/>
    <w:rsid w:val="008663AF"/>
    <w:rsid w:val="00870442"/>
    <w:rsid w:val="008709E4"/>
    <w:rsid w:val="00870A86"/>
    <w:rsid w:val="00871260"/>
    <w:rsid w:val="00871791"/>
    <w:rsid w:val="00872B43"/>
    <w:rsid w:val="008736D4"/>
    <w:rsid w:val="00873E55"/>
    <w:rsid w:val="00874C3E"/>
    <w:rsid w:val="00876942"/>
    <w:rsid w:val="0087770C"/>
    <w:rsid w:val="0088045C"/>
    <w:rsid w:val="00880EF7"/>
    <w:rsid w:val="00881264"/>
    <w:rsid w:val="00881477"/>
    <w:rsid w:val="00881BD5"/>
    <w:rsid w:val="00882479"/>
    <w:rsid w:val="00882AA7"/>
    <w:rsid w:val="00882CA3"/>
    <w:rsid w:val="00882CB1"/>
    <w:rsid w:val="00883C04"/>
    <w:rsid w:val="00883ED1"/>
    <w:rsid w:val="00884839"/>
    <w:rsid w:val="00884B58"/>
    <w:rsid w:val="00886545"/>
    <w:rsid w:val="0088657A"/>
    <w:rsid w:val="008870EE"/>
    <w:rsid w:val="008872C9"/>
    <w:rsid w:val="008874AB"/>
    <w:rsid w:val="00887A96"/>
    <w:rsid w:val="00887EA8"/>
    <w:rsid w:val="00890285"/>
    <w:rsid w:val="00891895"/>
    <w:rsid w:val="00891ACF"/>
    <w:rsid w:val="00893F55"/>
    <w:rsid w:val="00893FC9"/>
    <w:rsid w:val="00894313"/>
    <w:rsid w:val="008948BC"/>
    <w:rsid w:val="00894ACB"/>
    <w:rsid w:val="00895616"/>
    <w:rsid w:val="00895A8F"/>
    <w:rsid w:val="00897D5C"/>
    <w:rsid w:val="008A0062"/>
    <w:rsid w:val="008A0B85"/>
    <w:rsid w:val="008A0C3F"/>
    <w:rsid w:val="008A12B2"/>
    <w:rsid w:val="008A12CD"/>
    <w:rsid w:val="008A1874"/>
    <w:rsid w:val="008A1FCA"/>
    <w:rsid w:val="008A20C0"/>
    <w:rsid w:val="008A3D3B"/>
    <w:rsid w:val="008A3FA2"/>
    <w:rsid w:val="008A4DE6"/>
    <w:rsid w:val="008A52E2"/>
    <w:rsid w:val="008A52EF"/>
    <w:rsid w:val="008A5417"/>
    <w:rsid w:val="008A6939"/>
    <w:rsid w:val="008A6FC5"/>
    <w:rsid w:val="008A7D3B"/>
    <w:rsid w:val="008B06C9"/>
    <w:rsid w:val="008B1066"/>
    <w:rsid w:val="008B1249"/>
    <w:rsid w:val="008B20EE"/>
    <w:rsid w:val="008B2E6F"/>
    <w:rsid w:val="008B3263"/>
    <w:rsid w:val="008B34A7"/>
    <w:rsid w:val="008B41C6"/>
    <w:rsid w:val="008B4311"/>
    <w:rsid w:val="008B4CB0"/>
    <w:rsid w:val="008B5922"/>
    <w:rsid w:val="008B6501"/>
    <w:rsid w:val="008B7999"/>
    <w:rsid w:val="008B7E89"/>
    <w:rsid w:val="008C087B"/>
    <w:rsid w:val="008C104A"/>
    <w:rsid w:val="008C1355"/>
    <w:rsid w:val="008C2BB0"/>
    <w:rsid w:val="008C4271"/>
    <w:rsid w:val="008C461E"/>
    <w:rsid w:val="008C5726"/>
    <w:rsid w:val="008C7B96"/>
    <w:rsid w:val="008D0AC1"/>
    <w:rsid w:val="008D0E6B"/>
    <w:rsid w:val="008D190B"/>
    <w:rsid w:val="008D1F62"/>
    <w:rsid w:val="008D2570"/>
    <w:rsid w:val="008D25D6"/>
    <w:rsid w:val="008D2FF0"/>
    <w:rsid w:val="008D4760"/>
    <w:rsid w:val="008D4973"/>
    <w:rsid w:val="008D5225"/>
    <w:rsid w:val="008D54EC"/>
    <w:rsid w:val="008D582D"/>
    <w:rsid w:val="008D59EA"/>
    <w:rsid w:val="008D64FC"/>
    <w:rsid w:val="008D6B72"/>
    <w:rsid w:val="008D782B"/>
    <w:rsid w:val="008D7DD0"/>
    <w:rsid w:val="008E01E8"/>
    <w:rsid w:val="008E0794"/>
    <w:rsid w:val="008E1966"/>
    <w:rsid w:val="008E1D0C"/>
    <w:rsid w:val="008E1EFC"/>
    <w:rsid w:val="008E1F6B"/>
    <w:rsid w:val="008E1FB9"/>
    <w:rsid w:val="008E1FF8"/>
    <w:rsid w:val="008E2581"/>
    <w:rsid w:val="008E2A8D"/>
    <w:rsid w:val="008E2E74"/>
    <w:rsid w:val="008E3E94"/>
    <w:rsid w:val="008E3EFF"/>
    <w:rsid w:val="008E3FF4"/>
    <w:rsid w:val="008E4518"/>
    <w:rsid w:val="008E49C1"/>
    <w:rsid w:val="008E6A91"/>
    <w:rsid w:val="008E6D13"/>
    <w:rsid w:val="008E6EF0"/>
    <w:rsid w:val="008E7433"/>
    <w:rsid w:val="008E7770"/>
    <w:rsid w:val="008E77D5"/>
    <w:rsid w:val="008F0371"/>
    <w:rsid w:val="008F0723"/>
    <w:rsid w:val="008F095F"/>
    <w:rsid w:val="008F0B60"/>
    <w:rsid w:val="008F17B0"/>
    <w:rsid w:val="008F1C69"/>
    <w:rsid w:val="008F21F9"/>
    <w:rsid w:val="008F293C"/>
    <w:rsid w:val="008F3708"/>
    <w:rsid w:val="008F4FA8"/>
    <w:rsid w:val="008F649E"/>
    <w:rsid w:val="008F663F"/>
    <w:rsid w:val="008F67C6"/>
    <w:rsid w:val="008F6A56"/>
    <w:rsid w:val="008F7394"/>
    <w:rsid w:val="008F7912"/>
    <w:rsid w:val="008F7DE9"/>
    <w:rsid w:val="0090059B"/>
    <w:rsid w:val="00902D81"/>
    <w:rsid w:val="009030B6"/>
    <w:rsid w:val="00903219"/>
    <w:rsid w:val="00903DB0"/>
    <w:rsid w:val="009065E0"/>
    <w:rsid w:val="00906A9E"/>
    <w:rsid w:val="00906E9C"/>
    <w:rsid w:val="00907516"/>
    <w:rsid w:val="00907A3D"/>
    <w:rsid w:val="00907B3F"/>
    <w:rsid w:val="009105C3"/>
    <w:rsid w:val="00910792"/>
    <w:rsid w:val="00910A1B"/>
    <w:rsid w:val="009131E7"/>
    <w:rsid w:val="00913E74"/>
    <w:rsid w:val="00914781"/>
    <w:rsid w:val="00916502"/>
    <w:rsid w:val="0092047C"/>
    <w:rsid w:val="00921D9F"/>
    <w:rsid w:val="00921DD2"/>
    <w:rsid w:val="009230D1"/>
    <w:rsid w:val="009255BA"/>
    <w:rsid w:val="009255F2"/>
    <w:rsid w:val="00925AC3"/>
    <w:rsid w:val="00925F0D"/>
    <w:rsid w:val="00926832"/>
    <w:rsid w:val="00927303"/>
    <w:rsid w:val="00931E92"/>
    <w:rsid w:val="00931F21"/>
    <w:rsid w:val="0093437B"/>
    <w:rsid w:val="00934D90"/>
    <w:rsid w:val="009350CB"/>
    <w:rsid w:val="00935730"/>
    <w:rsid w:val="00936689"/>
    <w:rsid w:val="00936A83"/>
    <w:rsid w:val="00936FAE"/>
    <w:rsid w:val="00937824"/>
    <w:rsid w:val="00937A87"/>
    <w:rsid w:val="00937ADF"/>
    <w:rsid w:val="00937CB7"/>
    <w:rsid w:val="0094101E"/>
    <w:rsid w:val="00941CF5"/>
    <w:rsid w:val="00942337"/>
    <w:rsid w:val="00942AD8"/>
    <w:rsid w:val="00942BFA"/>
    <w:rsid w:val="00942D49"/>
    <w:rsid w:val="00945820"/>
    <w:rsid w:val="00945AD9"/>
    <w:rsid w:val="0094683D"/>
    <w:rsid w:val="00946CF8"/>
    <w:rsid w:val="009479DC"/>
    <w:rsid w:val="00951112"/>
    <w:rsid w:val="00951F1D"/>
    <w:rsid w:val="00953162"/>
    <w:rsid w:val="009533C5"/>
    <w:rsid w:val="00953498"/>
    <w:rsid w:val="0095356C"/>
    <w:rsid w:val="00953757"/>
    <w:rsid w:val="00953D5E"/>
    <w:rsid w:val="00953E9E"/>
    <w:rsid w:val="009540FC"/>
    <w:rsid w:val="00954892"/>
    <w:rsid w:val="00955089"/>
    <w:rsid w:val="00955432"/>
    <w:rsid w:val="00955F43"/>
    <w:rsid w:val="00956015"/>
    <w:rsid w:val="009565E2"/>
    <w:rsid w:val="00956911"/>
    <w:rsid w:val="0096144C"/>
    <w:rsid w:val="00961581"/>
    <w:rsid w:val="00961C21"/>
    <w:rsid w:val="00962168"/>
    <w:rsid w:val="00962938"/>
    <w:rsid w:val="00962A3C"/>
    <w:rsid w:val="00962AB4"/>
    <w:rsid w:val="00963B3E"/>
    <w:rsid w:val="00963C5B"/>
    <w:rsid w:val="009641CF"/>
    <w:rsid w:val="0096477D"/>
    <w:rsid w:val="009651CA"/>
    <w:rsid w:val="00966CBA"/>
    <w:rsid w:val="00970974"/>
    <w:rsid w:val="00970C39"/>
    <w:rsid w:val="00971520"/>
    <w:rsid w:val="00971CF0"/>
    <w:rsid w:val="0097200D"/>
    <w:rsid w:val="0097472F"/>
    <w:rsid w:val="00974B3F"/>
    <w:rsid w:val="00974ED5"/>
    <w:rsid w:val="009751E4"/>
    <w:rsid w:val="009766F7"/>
    <w:rsid w:val="00976CC7"/>
    <w:rsid w:val="009779AF"/>
    <w:rsid w:val="00977A2D"/>
    <w:rsid w:val="00980126"/>
    <w:rsid w:val="00980CFF"/>
    <w:rsid w:val="00981B81"/>
    <w:rsid w:val="0098272B"/>
    <w:rsid w:val="00982E9B"/>
    <w:rsid w:val="00983383"/>
    <w:rsid w:val="0098576C"/>
    <w:rsid w:val="009864EC"/>
    <w:rsid w:val="00987747"/>
    <w:rsid w:val="00987B0C"/>
    <w:rsid w:val="009908B0"/>
    <w:rsid w:val="009908B2"/>
    <w:rsid w:val="00990900"/>
    <w:rsid w:val="00991BF1"/>
    <w:rsid w:val="00991EE6"/>
    <w:rsid w:val="009926D8"/>
    <w:rsid w:val="00992AE2"/>
    <w:rsid w:val="00992D8E"/>
    <w:rsid w:val="009932FF"/>
    <w:rsid w:val="00993AAB"/>
    <w:rsid w:val="00994768"/>
    <w:rsid w:val="00994F33"/>
    <w:rsid w:val="00995579"/>
    <w:rsid w:val="00995900"/>
    <w:rsid w:val="00995CFE"/>
    <w:rsid w:val="00995D0A"/>
    <w:rsid w:val="0099681C"/>
    <w:rsid w:val="0099728C"/>
    <w:rsid w:val="009979AD"/>
    <w:rsid w:val="009A0041"/>
    <w:rsid w:val="009A1DD5"/>
    <w:rsid w:val="009A2484"/>
    <w:rsid w:val="009A32C0"/>
    <w:rsid w:val="009A3CF2"/>
    <w:rsid w:val="009A3E4F"/>
    <w:rsid w:val="009A49FC"/>
    <w:rsid w:val="009A4A88"/>
    <w:rsid w:val="009A6186"/>
    <w:rsid w:val="009A65CC"/>
    <w:rsid w:val="009A68CF"/>
    <w:rsid w:val="009A6F6A"/>
    <w:rsid w:val="009A7A77"/>
    <w:rsid w:val="009B0087"/>
    <w:rsid w:val="009B0217"/>
    <w:rsid w:val="009B07FD"/>
    <w:rsid w:val="009B1875"/>
    <w:rsid w:val="009B1E68"/>
    <w:rsid w:val="009B201D"/>
    <w:rsid w:val="009B26FC"/>
    <w:rsid w:val="009B29B4"/>
    <w:rsid w:val="009B2A64"/>
    <w:rsid w:val="009B311E"/>
    <w:rsid w:val="009B3140"/>
    <w:rsid w:val="009B32E5"/>
    <w:rsid w:val="009B33CF"/>
    <w:rsid w:val="009B34B7"/>
    <w:rsid w:val="009B36BD"/>
    <w:rsid w:val="009B44B9"/>
    <w:rsid w:val="009B47AF"/>
    <w:rsid w:val="009B4ED4"/>
    <w:rsid w:val="009B4EF3"/>
    <w:rsid w:val="009B4FEA"/>
    <w:rsid w:val="009B61D0"/>
    <w:rsid w:val="009B64D0"/>
    <w:rsid w:val="009B705C"/>
    <w:rsid w:val="009B756D"/>
    <w:rsid w:val="009B7F02"/>
    <w:rsid w:val="009C0AF9"/>
    <w:rsid w:val="009C10A1"/>
    <w:rsid w:val="009C15E1"/>
    <w:rsid w:val="009C18DB"/>
    <w:rsid w:val="009C220A"/>
    <w:rsid w:val="009C263B"/>
    <w:rsid w:val="009C28CF"/>
    <w:rsid w:val="009C2972"/>
    <w:rsid w:val="009C2D0A"/>
    <w:rsid w:val="009C318A"/>
    <w:rsid w:val="009C4287"/>
    <w:rsid w:val="009C4E32"/>
    <w:rsid w:val="009C6B4B"/>
    <w:rsid w:val="009D2047"/>
    <w:rsid w:val="009D24A4"/>
    <w:rsid w:val="009D257C"/>
    <w:rsid w:val="009D25DF"/>
    <w:rsid w:val="009D333B"/>
    <w:rsid w:val="009D3B57"/>
    <w:rsid w:val="009D479D"/>
    <w:rsid w:val="009D47DF"/>
    <w:rsid w:val="009D544C"/>
    <w:rsid w:val="009D5F86"/>
    <w:rsid w:val="009D64C1"/>
    <w:rsid w:val="009D6D82"/>
    <w:rsid w:val="009D7084"/>
    <w:rsid w:val="009D73FF"/>
    <w:rsid w:val="009D7C54"/>
    <w:rsid w:val="009D7E31"/>
    <w:rsid w:val="009E078F"/>
    <w:rsid w:val="009E0D19"/>
    <w:rsid w:val="009E1989"/>
    <w:rsid w:val="009E2452"/>
    <w:rsid w:val="009E287E"/>
    <w:rsid w:val="009E31CE"/>
    <w:rsid w:val="009E3554"/>
    <w:rsid w:val="009E4569"/>
    <w:rsid w:val="009E4A8B"/>
    <w:rsid w:val="009E59F7"/>
    <w:rsid w:val="009E6226"/>
    <w:rsid w:val="009E65B9"/>
    <w:rsid w:val="009E6681"/>
    <w:rsid w:val="009E6BEE"/>
    <w:rsid w:val="009F0194"/>
    <w:rsid w:val="009F0317"/>
    <w:rsid w:val="009F031A"/>
    <w:rsid w:val="009F0BBA"/>
    <w:rsid w:val="009F0E2E"/>
    <w:rsid w:val="009F2A87"/>
    <w:rsid w:val="009F30DC"/>
    <w:rsid w:val="009F349D"/>
    <w:rsid w:val="009F3CEF"/>
    <w:rsid w:val="009F405E"/>
    <w:rsid w:val="009F455B"/>
    <w:rsid w:val="009F4966"/>
    <w:rsid w:val="009F4E6C"/>
    <w:rsid w:val="009F56CD"/>
    <w:rsid w:val="009F5ED7"/>
    <w:rsid w:val="009F6089"/>
    <w:rsid w:val="009F6326"/>
    <w:rsid w:val="009F6B59"/>
    <w:rsid w:val="009F6CB9"/>
    <w:rsid w:val="009F72F5"/>
    <w:rsid w:val="009F7F87"/>
    <w:rsid w:val="00A00653"/>
    <w:rsid w:val="00A00FDA"/>
    <w:rsid w:val="00A02A0D"/>
    <w:rsid w:val="00A039D4"/>
    <w:rsid w:val="00A05045"/>
    <w:rsid w:val="00A05934"/>
    <w:rsid w:val="00A06D11"/>
    <w:rsid w:val="00A0754C"/>
    <w:rsid w:val="00A07D08"/>
    <w:rsid w:val="00A07F68"/>
    <w:rsid w:val="00A1008E"/>
    <w:rsid w:val="00A102D6"/>
    <w:rsid w:val="00A10514"/>
    <w:rsid w:val="00A1081B"/>
    <w:rsid w:val="00A11709"/>
    <w:rsid w:val="00A12C9E"/>
    <w:rsid w:val="00A12CE1"/>
    <w:rsid w:val="00A130C9"/>
    <w:rsid w:val="00A1366C"/>
    <w:rsid w:val="00A13894"/>
    <w:rsid w:val="00A139D9"/>
    <w:rsid w:val="00A13E61"/>
    <w:rsid w:val="00A149BF"/>
    <w:rsid w:val="00A14D40"/>
    <w:rsid w:val="00A15649"/>
    <w:rsid w:val="00A1653B"/>
    <w:rsid w:val="00A1661D"/>
    <w:rsid w:val="00A173E3"/>
    <w:rsid w:val="00A2005E"/>
    <w:rsid w:val="00A20510"/>
    <w:rsid w:val="00A208DB"/>
    <w:rsid w:val="00A21624"/>
    <w:rsid w:val="00A21726"/>
    <w:rsid w:val="00A224F4"/>
    <w:rsid w:val="00A227F4"/>
    <w:rsid w:val="00A228D9"/>
    <w:rsid w:val="00A22B47"/>
    <w:rsid w:val="00A22D8C"/>
    <w:rsid w:val="00A22FD8"/>
    <w:rsid w:val="00A23108"/>
    <w:rsid w:val="00A2584B"/>
    <w:rsid w:val="00A25AB2"/>
    <w:rsid w:val="00A2603A"/>
    <w:rsid w:val="00A26F5D"/>
    <w:rsid w:val="00A27118"/>
    <w:rsid w:val="00A272B5"/>
    <w:rsid w:val="00A2747E"/>
    <w:rsid w:val="00A2781D"/>
    <w:rsid w:val="00A30C10"/>
    <w:rsid w:val="00A311E9"/>
    <w:rsid w:val="00A318AD"/>
    <w:rsid w:val="00A319F7"/>
    <w:rsid w:val="00A31BC6"/>
    <w:rsid w:val="00A321E4"/>
    <w:rsid w:val="00A32AFD"/>
    <w:rsid w:val="00A33CB0"/>
    <w:rsid w:val="00A342FA"/>
    <w:rsid w:val="00A34555"/>
    <w:rsid w:val="00A35262"/>
    <w:rsid w:val="00A35427"/>
    <w:rsid w:val="00A359C0"/>
    <w:rsid w:val="00A35E1B"/>
    <w:rsid w:val="00A36733"/>
    <w:rsid w:val="00A36BE9"/>
    <w:rsid w:val="00A36F00"/>
    <w:rsid w:val="00A36FA0"/>
    <w:rsid w:val="00A40595"/>
    <w:rsid w:val="00A406D0"/>
    <w:rsid w:val="00A40A02"/>
    <w:rsid w:val="00A41A3F"/>
    <w:rsid w:val="00A423A9"/>
    <w:rsid w:val="00A426D1"/>
    <w:rsid w:val="00A430D5"/>
    <w:rsid w:val="00A43370"/>
    <w:rsid w:val="00A44A3B"/>
    <w:rsid w:val="00A4550C"/>
    <w:rsid w:val="00A470CC"/>
    <w:rsid w:val="00A47ED6"/>
    <w:rsid w:val="00A50586"/>
    <w:rsid w:val="00A51440"/>
    <w:rsid w:val="00A517CB"/>
    <w:rsid w:val="00A519E7"/>
    <w:rsid w:val="00A51D95"/>
    <w:rsid w:val="00A51E4D"/>
    <w:rsid w:val="00A52341"/>
    <w:rsid w:val="00A52823"/>
    <w:rsid w:val="00A531B1"/>
    <w:rsid w:val="00A545E7"/>
    <w:rsid w:val="00A5469C"/>
    <w:rsid w:val="00A5505F"/>
    <w:rsid w:val="00A56C42"/>
    <w:rsid w:val="00A625F8"/>
    <w:rsid w:val="00A632EA"/>
    <w:rsid w:val="00A653CF"/>
    <w:rsid w:val="00A653F5"/>
    <w:rsid w:val="00A666D3"/>
    <w:rsid w:val="00A66B50"/>
    <w:rsid w:val="00A6738F"/>
    <w:rsid w:val="00A67EE8"/>
    <w:rsid w:val="00A67FC7"/>
    <w:rsid w:val="00A70079"/>
    <w:rsid w:val="00A710F9"/>
    <w:rsid w:val="00A724C1"/>
    <w:rsid w:val="00A73562"/>
    <w:rsid w:val="00A74275"/>
    <w:rsid w:val="00A759F7"/>
    <w:rsid w:val="00A75E9F"/>
    <w:rsid w:val="00A763FE"/>
    <w:rsid w:val="00A7693F"/>
    <w:rsid w:val="00A76BD2"/>
    <w:rsid w:val="00A80755"/>
    <w:rsid w:val="00A80A92"/>
    <w:rsid w:val="00A812CE"/>
    <w:rsid w:val="00A813FE"/>
    <w:rsid w:val="00A81511"/>
    <w:rsid w:val="00A822AD"/>
    <w:rsid w:val="00A82387"/>
    <w:rsid w:val="00A82B3B"/>
    <w:rsid w:val="00A84EAE"/>
    <w:rsid w:val="00A854AC"/>
    <w:rsid w:val="00A85AC2"/>
    <w:rsid w:val="00A85E12"/>
    <w:rsid w:val="00A85F19"/>
    <w:rsid w:val="00A8711F"/>
    <w:rsid w:val="00A8722E"/>
    <w:rsid w:val="00A872CF"/>
    <w:rsid w:val="00A87390"/>
    <w:rsid w:val="00A87697"/>
    <w:rsid w:val="00A8795F"/>
    <w:rsid w:val="00A87C9E"/>
    <w:rsid w:val="00A9020D"/>
    <w:rsid w:val="00A90A52"/>
    <w:rsid w:val="00A90A99"/>
    <w:rsid w:val="00A90E89"/>
    <w:rsid w:val="00A912CD"/>
    <w:rsid w:val="00A919F9"/>
    <w:rsid w:val="00A92669"/>
    <w:rsid w:val="00A9268D"/>
    <w:rsid w:val="00A927E4"/>
    <w:rsid w:val="00A93809"/>
    <w:rsid w:val="00A943F3"/>
    <w:rsid w:val="00A944FA"/>
    <w:rsid w:val="00A949F1"/>
    <w:rsid w:val="00A950B7"/>
    <w:rsid w:val="00A9670F"/>
    <w:rsid w:val="00A967C3"/>
    <w:rsid w:val="00AA0DB3"/>
    <w:rsid w:val="00AA0E5B"/>
    <w:rsid w:val="00AA1285"/>
    <w:rsid w:val="00AA16F8"/>
    <w:rsid w:val="00AA215D"/>
    <w:rsid w:val="00AA48C4"/>
    <w:rsid w:val="00AA5A87"/>
    <w:rsid w:val="00AA5C97"/>
    <w:rsid w:val="00AA66B8"/>
    <w:rsid w:val="00AA6BD3"/>
    <w:rsid w:val="00AA6F8B"/>
    <w:rsid w:val="00AA77E6"/>
    <w:rsid w:val="00AB0C28"/>
    <w:rsid w:val="00AB237F"/>
    <w:rsid w:val="00AB2B68"/>
    <w:rsid w:val="00AB352D"/>
    <w:rsid w:val="00AB3EF9"/>
    <w:rsid w:val="00AB48A6"/>
    <w:rsid w:val="00AB49B6"/>
    <w:rsid w:val="00AB5226"/>
    <w:rsid w:val="00AB62B0"/>
    <w:rsid w:val="00AC13EF"/>
    <w:rsid w:val="00AC1A4F"/>
    <w:rsid w:val="00AC1AA6"/>
    <w:rsid w:val="00AC21DA"/>
    <w:rsid w:val="00AC25CF"/>
    <w:rsid w:val="00AC28BD"/>
    <w:rsid w:val="00AC28C5"/>
    <w:rsid w:val="00AC40D4"/>
    <w:rsid w:val="00AC4FC8"/>
    <w:rsid w:val="00AC508E"/>
    <w:rsid w:val="00AC51EC"/>
    <w:rsid w:val="00AC55D2"/>
    <w:rsid w:val="00AC5978"/>
    <w:rsid w:val="00AC7001"/>
    <w:rsid w:val="00AC718F"/>
    <w:rsid w:val="00AC75C4"/>
    <w:rsid w:val="00AC7754"/>
    <w:rsid w:val="00AC7B80"/>
    <w:rsid w:val="00AC7F61"/>
    <w:rsid w:val="00AD04DC"/>
    <w:rsid w:val="00AD0695"/>
    <w:rsid w:val="00AD0817"/>
    <w:rsid w:val="00AD1474"/>
    <w:rsid w:val="00AD1A58"/>
    <w:rsid w:val="00AD2287"/>
    <w:rsid w:val="00AD3CBD"/>
    <w:rsid w:val="00AD4C2C"/>
    <w:rsid w:val="00AD4C49"/>
    <w:rsid w:val="00AD5093"/>
    <w:rsid w:val="00AD6504"/>
    <w:rsid w:val="00AD6543"/>
    <w:rsid w:val="00AD6848"/>
    <w:rsid w:val="00AD6E13"/>
    <w:rsid w:val="00AD7B5A"/>
    <w:rsid w:val="00AE0547"/>
    <w:rsid w:val="00AE136F"/>
    <w:rsid w:val="00AE33B4"/>
    <w:rsid w:val="00AE4275"/>
    <w:rsid w:val="00AE42B2"/>
    <w:rsid w:val="00AE4D0B"/>
    <w:rsid w:val="00AE52DF"/>
    <w:rsid w:val="00AE5E7A"/>
    <w:rsid w:val="00AE5F93"/>
    <w:rsid w:val="00AE709B"/>
    <w:rsid w:val="00AE749B"/>
    <w:rsid w:val="00AF0637"/>
    <w:rsid w:val="00AF163D"/>
    <w:rsid w:val="00AF16E3"/>
    <w:rsid w:val="00AF1784"/>
    <w:rsid w:val="00AF2534"/>
    <w:rsid w:val="00AF2A94"/>
    <w:rsid w:val="00AF4587"/>
    <w:rsid w:val="00AF4BA9"/>
    <w:rsid w:val="00AF5E70"/>
    <w:rsid w:val="00AF5F2B"/>
    <w:rsid w:val="00AF721B"/>
    <w:rsid w:val="00AF756A"/>
    <w:rsid w:val="00AF7A70"/>
    <w:rsid w:val="00AF7B06"/>
    <w:rsid w:val="00B00CB6"/>
    <w:rsid w:val="00B01645"/>
    <w:rsid w:val="00B02041"/>
    <w:rsid w:val="00B04E5D"/>
    <w:rsid w:val="00B05505"/>
    <w:rsid w:val="00B05DFC"/>
    <w:rsid w:val="00B06DF6"/>
    <w:rsid w:val="00B07657"/>
    <w:rsid w:val="00B0798B"/>
    <w:rsid w:val="00B106A8"/>
    <w:rsid w:val="00B112EE"/>
    <w:rsid w:val="00B11A84"/>
    <w:rsid w:val="00B12228"/>
    <w:rsid w:val="00B12C10"/>
    <w:rsid w:val="00B12FEB"/>
    <w:rsid w:val="00B131B7"/>
    <w:rsid w:val="00B138E9"/>
    <w:rsid w:val="00B13E2E"/>
    <w:rsid w:val="00B14D3C"/>
    <w:rsid w:val="00B153EC"/>
    <w:rsid w:val="00B1559E"/>
    <w:rsid w:val="00B15B5E"/>
    <w:rsid w:val="00B15C9B"/>
    <w:rsid w:val="00B15CBC"/>
    <w:rsid w:val="00B16907"/>
    <w:rsid w:val="00B172EB"/>
    <w:rsid w:val="00B17964"/>
    <w:rsid w:val="00B17E27"/>
    <w:rsid w:val="00B21136"/>
    <w:rsid w:val="00B21413"/>
    <w:rsid w:val="00B21AC9"/>
    <w:rsid w:val="00B22476"/>
    <w:rsid w:val="00B22573"/>
    <w:rsid w:val="00B2290E"/>
    <w:rsid w:val="00B2329B"/>
    <w:rsid w:val="00B24180"/>
    <w:rsid w:val="00B24841"/>
    <w:rsid w:val="00B24A6B"/>
    <w:rsid w:val="00B251EF"/>
    <w:rsid w:val="00B257ED"/>
    <w:rsid w:val="00B259C0"/>
    <w:rsid w:val="00B266BC"/>
    <w:rsid w:val="00B26909"/>
    <w:rsid w:val="00B269F6"/>
    <w:rsid w:val="00B26F0A"/>
    <w:rsid w:val="00B31258"/>
    <w:rsid w:val="00B324CC"/>
    <w:rsid w:val="00B32A3F"/>
    <w:rsid w:val="00B32B23"/>
    <w:rsid w:val="00B32EAA"/>
    <w:rsid w:val="00B3367A"/>
    <w:rsid w:val="00B34EFB"/>
    <w:rsid w:val="00B35A4C"/>
    <w:rsid w:val="00B36862"/>
    <w:rsid w:val="00B370EB"/>
    <w:rsid w:val="00B37D9C"/>
    <w:rsid w:val="00B400FF"/>
    <w:rsid w:val="00B40363"/>
    <w:rsid w:val="00B40CC6"/>
    <w:rsid w:val="00B40ED2"/>
    <w:rsid w:val="00B41742"/>
    <w:rsid w:val="00B43690"/>
    <w:rsid w:val="00B44A25"/>
    <w:rsid w:val="00B45D23"/>
    <w:rsid w:val="00B462A0"/>
    <w:rsid w:val="00B465BE"/>
    <w:rsid w:val="00B47188"/>
    <w:rsid w:val="00B4758E"/>
    <w:rsid w:val="00B506AC"/>
    <w:rsid w:val="00B50A46"/>
    <w:rsid w:val="00B50C6B"/>
    <w:rsid w:val="00B51033"/>
    <w:rsid w:val="00B51805"/>
    <w:rsid w:val="00B518C7"/>
    <w:rsid w:val="00B51C30"/>
    <w:rsid w:val="00B55191"/>
    <w:rsid w:val="00B55366"/>
    <w:rsid w:val="00B55CA7"/>
    <w:rsid w:val="00B56085"/>
    <w:rsid w:val="00B56A2A"/>
    <w:rsid w:val="00B57BDE"/>
    <w:rsid w:val="00B60373"/>
    <w:rsid w:val="00B623BC"/>
    <w:rsid w:val="00B624D9"/>
    <w:rsid w:val="00B62B6A"/>
    <w:rsid w:val="00B62D77"/>
    <w:rsid w:val="00B63278"/>
    <w:rsid w:val="00B632C4"/>
    <w:rsid w:val="00B63A2D"/>
    <w:rsid w:val="00B63EFF"/>
    <w:rsid w:val="00B655E9"/>
    <w:rsid w:val="00B65752"/>
    <w:rsid w:val="00B657C0"/>
    <w:rsid w:val="00B65805"/>
    <w:rsid w:val="00B6589F"/>
    <w:rsid w:val="00B663CA"/>
    <w:rsid w:val="00B663E9"/>
    <w:rsid w:val="00B670C8"/>
    <w:rsid w:val="00B675C6"/>
    <w:rsid w:val="00B67F67"/>
    <w:rsid w:val="00B702EE"/>
    <w:rsid w:val="00B717D0"/>
    <w:rsid w:val="00B71DA1"/>
    <w:rsid w:val="00B720CD"/>
    <w:rsid w:val="00B7228D"/>
    <w:rsid w:val="00B7249B"/>
    <w:rsid w:val="00B72987"/>
    <w:rsid w:val="00B75771"/>
    <w:rsid w:val="00B759BD"/>
    <w:rsid w:val="00B75D15"/>
    <w:rsid w:val="00B761EC"/>
    <w:rsid w:val="00B76CFF"/>
    <w:rsid w:val="00B77B0E"/>
    <w:rsid w:val="00B77ECE"/>
    <w:rsid w:val="00B805AF"/>
    <w:rsid w:val="00B80865"/>
    <w:rsid w:val="00B81846"/>
    <w:rsid w:val="00B8199A"/>
    <w:rsid w:val="00B82037"/>
    <w:rsid w:val="00B83EDF"/>
    <w:rsid w:val="00B849EA"/>
    <w:rsid w:val="00B84C66"/>
    <w:rsid w:val="00B84ED4"/>
    <w:rsid w:val="00B86B08"/>
    <w:rsid w:val="00B87045"/>
    <w:rsid w:val="00B87279"/>
    <w:rsid w:val="00B87D71"/>
    <w:rsid w:val="00B906E8"/>
    <w:rsid w:val="00B91135"/>
    <w:rsid w:val="00B911F7"/>
    <w:rsid w:val="00B91A33"/>
    <w:rsid w:val="00B920E3"/>
    <w:rsid w:val="00B9232E"/>
    <w:rsid w:val="00B92883"/>
    <w:rsid w:val="00B92B1B"/>
    <w:rsid w:val="00B932A3"/>
    <w:rsid w:val="00B932BA"/>
    <w:rsid w:val="00B93717"/>
    <w:rsid w:val="00B94379"/>
    <w:rsid w:val="00B94B7E"/>
    <w:rsid w:val="00B94F14"/>
    <w:rsid w:val="00B955AF"/>
    <w:rsid w:val="00B963C8"/>
    <w:rsid w:val="00B96719"/>
    <w:rsid w:val="00B9674B"/>
    <w:rsid w:val="00B96E87"/>
    <w:rsid w:val="00B96FDA"/>
    <w:rsid w:val="00B97002"/>
    <w:rsid w:val="00BA030D"/>
    <w:rsid w:val="00BA042E"/>
    <w:rsid w:val="00BA0AE7"/>
    <w:rsid w:val="00BA109A"/>
    <w:rsid w:val="00BA2EA4"/>
    <w:rsid w:val="00BA36A2"/>
    <w:rsid w:val="00BA4B9B"/>
    <w:rsid w:val="00BA5267"/>
    <w:rsid w:val="00BA548B"/>
    <w:rsid w:val="00BA558F"/>
    <w:rsid w:val="00BA5D19"/>
    <w:rsid w:val="00BA6314"/>
    <w:rsid w:val="00BA65D5"/>
    <w:rsid w:val="00BA66F5"/>
    <w:rsid w:val="00BA68B0"/>
    <w:rsid w:val="00BA6919"/>
    <w:rsid w:val="00BA76E9"/>
    <w:rsid w:val="00BB08B2"/>
    <w:rsid w:val="00BB09C2"/>
    <w:rsid w:val="00BB0A34"/>
    <w:rsid w:val="00BB1DE3"/>
    <w:rsid w:val="00BB2C06"/>
    <w:rsid w:val="00BB2ED4"/>
    <w:rsid w:val="00BB3411"/>
    <w:rsid w:val="00BB3AD1"/>
    <w:rsid w:val="00BB42A6"/>
    <w:rsid w:val="00BB432C"/>
    <w:rsid w:val="00BB4AD0"/>
    <w:rsid w:val="00BB5234"/>
    <w:rsid w:val="00BB611B"/>
    <w:rsid w:val="00BB7220"/>
    <w:rsid w:val="00BB75E6"/>
    <w:rsid w:val="00BC0202"/>
    <w:rsid w:val="00BC0232"/>
    <w:rsid w:val="00BC078D"/>
    <w:rsid w:val="00BC145A"/>
    <w:rsid w:val="00BC1D21"/>
    <w:rsid w:val="00BC1DFA"/>
    <w:rsid w:val="00BC1E6F"/>
    <w:rsid w:val="00BC1F59"/>
    <w:rsid w:val="00BC2357"/>
    <w:rsid w:val="00BC36BC"/>
    <w:rsid w:val="00BC36D8"/>
    <w:rsid w:val="00BC38B1"/>
    <w:rsid w:val="00BC3D5F"/>
    <w:rsid w:val="00BC482D"/>
    <w:rsid w:val="00BC48D2"/>
    <w:rsid w:val="00BC50E1"/>
    <w:rsid w:val="00BC518B"/>
    <w:rsid w:val="00BC6770"/>
    <w:rsid w:val="00BC722A"/>
    <w:rsid w:val="00BD071D"/>
    <w:rsid w:val="00BD0ABB"/>
    <w:rsid w:val="00BD1A72"/>
    <w:rsid w:val="00BD1E06"/>
    <w:rsid w:val="00BD2A71"/>
    <w:rsid w:val="00BD2D24"/>
    <w:rsid w:val="00BD36D4"/>
    <w:rsid w:val="00BD4002"/>
    <w:rsid w:val="00BD4E02"/>
    <w:rsid w:val="00BD5140"/>
    <w:rsid w:val="00BD67B4"/>
    <w:rsid w:val="00BD6CF3"/>
    <w:rsid w:val="00BD6DDC"/>
    <w:rsid w:val="00BD7800"/>
    <w:rsid w:val="00BE04D0"/>
    <w:rsid w:val="00BE0B58"/>
    <w:rsid w:val="00BE0DC7"/>
    <w:rsid w:val="00BE1828"/>
    <w:rsid w:val="00BE18BA"/>
    <w:rsid w:val="00BE233C"/>
    <w:rsid w:val="00BE2382"/>
    <w:rsid w:val="00BE23FE"/>
    <w:rsid w:val="00BE2AAB"/>
    <w:rsid w:val="00BE2CD6"/>
    <w:rsid w:val="00BE2F2A"/>
    <w:rsid w:val="00BE337B"/>
    <w:rsid w:val="00BE38CD"/>
    <w:rsid w:val="00BE3939"/>
    <w:rsid w:val="00BE41EA"/>
    <w:rsid w:val="00BE43C4"/>
    <w:rsid w:val="00BE463B"/>
    <w:rsid w:val="00BE64BA"/>
    <w:rsid w:val="00BE7149"/>
    <w:rsid w:val="00BF0436"/>
    <w:rsid w:val="00BF0AEA"/>
    <w:rsid w:val="00BF2875"/>
    <w:rsid w:val="00BF370A"/>
    <w:rsid w:val="00BF40A8"/>
    <w:rsid w:val="00BF46CE"/>
    <w:rsid w:val="00BF536D"/>
    <w:rsid w:val="00BF5543"/>
    <w:rsid w:val="00BF65DA"/>
    <w:rsid w:val="00BF66BD"/>
    <w:rsid w:val="00BF691D"/>
    <w:rsid w:val="00BF6ABB"/>
    <w:rsid w:val="00BF6D43"/>
    <w:rsid w:val="00BF7413"/>
    <w:rsid w:val="00C0032F"/>
    <w:rsid w:val="00C006CA"/>
    <w:rsid w:val="00C02E7C"/>
    <w:rsid w:val="00C02EBB"/>
    <w:rsid w:val="00C030F1"/>
    <w:rsid w:val="00C03213"/>
    <w:rsid w:val="00C0479C"/>
    <w:rsid w:val="00C04852"/>
    <w:rsid w:val="00C04BC8"/>
    <w:rsid w:val="00C0560A"/>
    <w:rsid w:val="00C059B8"/>
    <w:rsid w:val="00C05B10"/>
    <w:rsid w:val="00C06335"/>
    <w:rsid w:val="00C064BC"/>
    <w:rsid w:val="00C07EC3"/>
    <w:rsid w:val="00C07FC0"/>
    <w:rsid w:val="00C10572"/>
    <w:rsid w:val="00C11908"/>
    <w:rsid w:val="00C11B3A"/>
    <w:rsid w:val="00C12F23"/>
    <w:rsid w:val="00C1301F"/>
    <w:rsid w:val="00C1336F"/>
    <w:rsid w:val="00C13884"/>
    <w:rsid w:val="00C14041"/>
    <w:rsid w:val="00C159D8"/>
    <w:rsid w:val="00C15E51"/>
    <w:rsid w:val="00C1688E"/>
    <w:rsid w:val="00C16DF6"/>
    <w:rsid w:val="00C16F8E"/>
    <w:rsid w:val="00C17004"/>
    <w:rsid w:val="00C2042D"/>
    <w:rsid w:val="00C2128E"/>
    <w:rsid w:val="00C21A4E"/>
    <w:rsid w:val="00C224A8"/>
    <w:rsid w:val="00C22619"/>
    <w:rsid w:val="00C227FF"/>
    <w:rsid w:val="00C22A99"/>
    <w:rsid w:val="00C23018"/>
    <w:rsid w:val="00C23892"/>
    <w:rsid w:val="00C24636"/>
    <w:rsid w:val="00C249B9"/>
    <w:rsid w:val="00C2693F"/>
    <w:rsid w:val="00C26BD2"/>
    <w:rsid w:val="00C26E87"/>
    <w:rsid w:val="00C27179"/>
    <w:rsid w:val="00C27C07"/>
    <w:rsid w:val="00C309A6"/>
    <w:rsid w:val="00C30B7C"/>
    <w:rsid w:val="00C30E04"/>
    <w:rsid w:val="00C30EB6"/>
    <w:rsid w:val="00C30EDD"/>
    <w:rsid w:val="00C312D6"/>
    <w:rsid w:val="00C31B38"/>
    <w:rsid w:val="00C3284C"/>
    <w:rsid w:val="00C32FA9"/>
    <w:rsid w:val="00C332AA"/>
    <w:rsid w:val="00C33504"/>
    <w:rsid w:val="00C33D96"/>
    <w:rsid w:val="00C3401D"/>
    <w:rsid w:val="00C34402"/>
    <w:rsid w:val="00C3474A"/>
    <w:rsid w:val="00C3527B"/>
    <w:rsid w:val="00C359D3"/>
    <w:rsid w:val="00C35D1F"/>
    <w:rsid w:val="00C3678E"/>
    <w:rsid w:val="00C376F3"/>
    <w:rsid w:val="00C37A14"/>
    <w:rsid w:val="00C37B18"/>
    <w:rsid w:val="00C41634"/>
    <w:rsid w:val="00C41FE5"/>
    <w:rsid w:val="00C42510"/>
    <w:rsid w:val="00C42974"/>
    <w:rsid w:val="00C433AA"/>
    <w:rsid w:val="00C438CB"/>
    <w:rsid w:val="00C44264"/>
    <w:rsid w:val="00C44960"/>
    <w:rsid w:val="00C46132"/>
    <w:rsid w:val="00C4705B"/>
    <w:rsid w:val="00C47604"/>
    <w:rsid w:val="00C47AF6"/>
    <w:rsid w:val="00C47E2E"/>
    <w:rsid w:val="00C506A9"/>
    <w:rsid w:val="00C50761"/>
    <w:rsid w:val="00C508F7"/>
    <w:rsid w:val="00C50B26"/>
    <w:rsid w:val="00C50CD6"/>
    <w:rsid w:val="00C50E00"/>
    <w:rsid w:val="00C511A1"/>
    <w:rsid w:val="00C52651"/>
    <w:rsid w:val="00C5299B"/>
    <w:rsid w:val="00C52EC5"/>
    <w:rsid w:val="00C53522"/>
    <w:rsid w:val="00C539BB"/>
    <w:rsid w:val="00C53D8A"/>
    <w:rsid w:val="00C5450A"/>
    <w:rsid w:val="00C551D0"/>
    <w:rsid w:val="00C562A6"/>
    <w:rsid w:val="00C56CB8"/>
    <w:rsid w:val="00C579E5"/>
    <w:rsid w:val="00C57E80"/>
    <w:rsid w:val="00C615C6"/>
    <w:rsid w:val="00C62718"/>
    <w:rsid w:val="00C62A66"/>
    <w:rsid w:val="00C6346B"/>
    <w:rsid w:val="00C63814"/>
    <w:rsid w:val="00C64075"/>
    <w:rsid w:val="00C64715"/>
    <w:rsid w:val="00C6472D"/>
    <w:rsid w:val="00C650B1"/>
    <w:rsid w:val="00C653DD"/>
    <w:rsid w:val="00C6547C"/>
    <w:rsid w:val="00C65F43"/>
    <w:rsid w:val="00C6686A"/>
    <w:rsid w:val="00C67957"/>
    <w:rsid w:val="00C67B8F"/>
    <w:rsid w:val="00C67CF8"/>
    <w:rsid w:val="00C70184"/>
    <w:rsid w:val="00C70682"/>
    <w:rsid w:val="00C7114F"/>
    <w:rsid w:val="00C721FE"/>
    <w:rsid w:val="00C729DF"/>
    <w:rsid w:val="00C7313A"/>
    <w:rsid w:val="00C73567"/>
    <w:rsid w:val="00C73C9D"/>
    <w:rsid w:val="00C7406C"/>
    <w:rsid w:val="00C75408"/>
    <w:rsid w:val="00C7594B"/>
    <w:rsid w:val="00C7599B"/>
    <w:rsid w:val="00C7616C"/>
    <w:rsid w:val="00C7635D"/>
    <w:rsid w:val="00C76A2E"/>
    <w:rsid w:val="00C76D20"/>
    <w:rsid w:val="00C778F1"/>
    <w:rsid w:val="00C816A2"/>
    <w:rsid w:val="00C81E3A"/>
    <w:rsid w:val="00C829EB"/>
    <w:rsid w:val="00C82AFA"/>
    <w:rsid w:val="00C82BB6"/>
    <w:rsid w:val="00C83222"/>
    <w:rsid w:val="00C832DC"/>
    <w:rsid w:val="00C83402"/>
    <w:rsid w:val="00C837DD"/>
    <w:rsid w:val="00C83958"/>
    <w:rsid w:val="00C84865"/>
    <w:rsid w:val="00C8560D"/>
    <w:rsid w:val="00C859D8"/>
    <w:rsid w:val="00C8602C"/>
    <w:rsid w:val="00C86194"/>
    <w:rsid w:val="00C863C2"/>
    <w:rsid w:val="00C86DA8"/>
    <w:rsid w:val="00C87F3A"/>
    <w:rsid w:val="00C9009B"/>
    <w:rsid w:val="00C913D6"/>
    <w:rsid w:val="00C915B9"/>
    <w:rsid w:val="00C921EF"/>
    <w:rsid w:val="00C9253C"/>
    <w:rsid w:val="00C93750"/>
    <w:rsid w:val="00C93A07"/>
    <w:rsid w:val="00C9502C"/>
    <w:rsid w:val="00C954D7"/>
    <w:rsid w:val="00C95F12"/>
    <w:rsid w:val="00C961FA"/>
    <w:rsid w:val="00C96658"/>
    <w:rsid w:val="00C979DE"/>
    <w:rsid w:val="00CA003F"/>
    <w:rsid w:val="00CA0C1C"/>
    <w:rsid w:val="00CA101E"/>
    <w:rsid w:val="00CA19D6"/>
    <w:rsid w:val="00CA1B1F"/>
    <w:rsid w:val="00CA1C20"/>
    <w:rsid w:val="00CA1F7C"/>
    <w:rsid w:val="00CA2980"/>
    <w:rsid w:val="00CA329D"/>
    <w:rsid w:val="00CA41CE"/>
    <w:rsid w:val="00CA4F38"/>
    <w:rsid w:val="00CA68AA"/>
    <w:rsid w:val="00CA76CD"/>
    <w:rsid w:val="00CA7A0B"/>
    <w:rsid w:val="00CB1E6A"/>
    <w:rsid w:val="00CB35AA"/>
    <w:rsid w:val="00CB3BF5"/>
    <w:rsid w:val="00CB48A0"/>
    <w:rsid w:val="00CB49E6"/>
    <w:rsid w:val="00CB4B93"/>
    <w:rsid w:val="00CB5220"/>
    <w:rsid w:val="00CB5282"/>
    <w:rsid w:val="00CB573C"/>
    <w:rsid w:val="00CB59BD"/>
    <w:rsid w:val="00CB6880"/>
    <w:rsid w:val="00CB7C40"/>
    <w:rsid w:val="00CB7FF0"/>
    <w:rsid w:val="00CC019B"/>
    <w:rsid w:val="00CC0423"/>
    <w:rsid w:val="00CC0F96"/>
    <w:rsid w:val="00CC132E"/>
    <w:rsid w:val="00CC1447"/>
    <w:rsid w:val="00CC279C"/>
    <w:rsid w:val="00CC33C1"/>
    <w:rsid w:val="00CC3916"/>
    <w:rsid w:val="00CC5D86"/>
    <w:rsid w:val="00CC6A82"/>
    <w:rsid w:val="00CC6D02"/>
    <w:rsid w:val="00CC79B9"/>
    <w:rsid w:val="00CC7D69"/>
    <w:rsid w:val="00CD1DE1"/>
    <w:rsid w:val="00CD2ADF"/>
    <w:rsid w:val="00CD3312"/>
    <w:rsid w:val="00CD340D"/>
    <w:rsid w:val="00CD3CA1"/>
    <w:rsid w:val="00CD44D6"/>
    <w:rsid w:val="00CD45E8"/>
    <w:rsid w:val="00CD4A5E"/>
    <w:rsid w:val="00CD6F88"/>
    <w:rsid w:val="00CD72E4"/>
    <w:rsid w:val="00CD7A2E"/>
    <w:rsid w:val="00CE02FA"/>
    <w:rsid w:val="00CE0837"/>
    <w:rsid w:val="00CE0CA4"/>
    <w:rsid w:val="00CE10C8"/>
    <w:rsid w:val="00CE144E"/>
    <w:rsid w:val="00CE18BB"/>
    <w:rsid w:val="00CE1FFA"/>
    <w:rsid w:val="00CE2182"/>
    <w:rsid w:val="00CE2237"/>
    <w:rsid w:val="00CE23E4"/>
    <w:rsid w:val="00CE2466"/>
    <w:rsid w:val="00CE2B8E"/>
    <w:rsid w:val="00CE43E7"/>
    <w:rsid w:val="00CE477B"/>
    <w:rsid w:val="00CE4F20"/>
    <w:rsid w:val="00CE5FD4"/>
    <w:rsid w:val="00CE75C7"/>
    <w:rsid w:val="00CF055C"/>
    <w:rsid w:val="00CF0EB9"/>
    <w:rsid w:val="00CF130B"/>
    <w:rsid w:val="00CF171D"/>
    <w:rsid w:val="00CF1916"/>
    <w:rsid w:val="00CF2EAA"/>
    <w:rsid w:val="00CF37FE"/>
    <w:rsid w:val="00CF3DE3"/>
    <w:rsid w:val="00CF4097"/>
    <w:rsid w:val="00CF45FC"/>
    <w:rsid w:val="00CF49E5"/>
    <w:rsid w:val="00CF4CC5"/>
    <w:rsid w:val="00CF564F"/>
    <w:rsid w:val="00CF5D97"/>
    <w:rsid w:val="00CF600B"/>
    <w:rsid w:val="00CF6539"/>
    <w:rsid w:val="00CF727C"/>
    <w:rsid w:val="00CF7356"/>
    <w:rsid w:val="00CF7C2F"/>
    <w:rsid w:val="00CF7E75"/>
    <w:rsid w:val="00D001C3"/>
    <w:rsid w:val="00D01551"/>
    <w:rsid w:val="00D0165A"/>
    <w:rsid w:val="00D01893"/>
    <w:rsid w:val="00D01B4C"/>
    <w:rsid w:val="00D01D51"/>
    <w:rsid w:val="00D026E8"/>
    <w:rsid w:val="00D02837"/>
    <w:rsid w:val="00D02A85"/>
    <w:rsid w:val="00D02B0B"/>
    <w:rsid w:val="00D037D5"/>
    <w:rsid w:val="00D044C1"/>
    <w:rsid w:val="00D05081"/>
    <w:rsid w:val="00D055E1"/>
    <w:rsid w:val="00D07E6D"/>
    <w:rsid w:val="00D10038"/>
    <w:rsid w:val="00D11050"/>
    <w:rsid w:val="00D11826"/>
    <w:rsid w:val="00D128FA"/>
    <w:rsid w:val="00D1398A"/>
    <w:rsid w:val="00D13A85"/>
    <w:rsid w:val="00D13C7A"/>
    <w:rsid w:val="00D1463F"/>
    <w:rsid w:val="00D14B24"/>
    <w:rsid w:val="00D15098"/>
    <w:rsid w:val="00D16731"/>
    <w:rsid w:val="00D167E8"/>
    <w:rsid w:val="00D16AA0"/>
    <w:rsid w:val="00D16BA4"/>
    <w:rsid w:val="00D16EDB"/>
    <w:rsid w:val="00D179D9"/>
    <w:rsid w:val="00D17AFA"/>
    <w:rsid w:val="00D20077"/>
    <w:rsid w:val="00D200F0"/>
    <w:rsid w:val="00D20249"/>
    <w:rsid w:val="00D208D1"/>
    <w:rsid w:val="00D20A61"/>
    <w:rsid w:val="00D2163F"/>
    <w:rsid w:val="00D22857"/>
    <w:rsid w:val="00D22F11"/>
    <w:rsid w:val="00D23248"/>
    <w:rsid w:val="00D23441"/>
    <w:rsid w:val="00D24271"/>
    <w:rsid w:val="00D244D1"/>
    <w:rsid w:val="00D25283"/>
    <w:rsid w:val="00D25466"/>
    <w:rsid w:val="00D25FB4"/>
    <w:rsid w:val="00D265A6"/>
    <w:rsid w:val="00D26813"/>
    <w:rsid w:val="00D26CA5"/>
    <w:rsid w:val="00D27300"/>
    <w:rsid w:val="00D279CD"/>
    <w:rsid w:val="00D27CF5"/>
    <w:rsid w:val="00D27D14"/>
    <w:rsid w:val="00D30A15"/>
    <w:rsid w:val="00D31E10"/>
    <w:rsid w:val="00D31E94"/>
    <w:rsid w:val="00D3237A"/>
    <w:rsid w:val="00D32538"/>
    <w:rsid w:val="00D32A94"/>
    <w:rsid w:val="00D33384"/>
    <w:rsid w:val="00D33A09"/>
    <w:rsid w:val="00D33AE9"/>
    <w:rsid w:val="00D33BE3"/>
    <w:rsid w:val="00D33E98"/>
    <w:rsid w:val="00D33F04"/>
    <w:rsid w:val="00D34D9B"/>
    <w:rsid w:val="00D3525C"/>
    <w:rsid w:val="00D35C6C"/>
    <w:rsid w:val="00D35D17"/>
    <w:rsid w:val="00D368FF"/>
    <w:rsid w:val="00D40273"/>
    <w:rsid w:val="00D4091C"/>
    <w:rsid w:val="00D40C41"/>
    <w:rsid w:val="00D410F8"/>
    <w:rsid w:val="00D42388"/>
    <w:rsid w:val="00D42C3C"/>
    <w:rsid w:val="00D43CAE"/>
    <w:rsid w:val="00D44A54"/>
    <w:rsid w:val="00D45A5D"/>
    <w:rsid w:val="00D466EC"/>
    <w:rsid w:val="00D46EA0"/>
    <w:rsid w:val="00D47B2C"/>
    <w:rsid w:val="00D5036B"/>
    <w:rsid w:val="00D51127"/>
    <w:rsid w:val="00D511E9"/>
    <w:rsid w:val="00D51326"/>
    <w:rsid w:val="00D52480"/>
    <w:rsid w:val="00D5270E"/>
    <w:rsid w:val="00D537AA"/>
    <w:rsid w:val="00D53BBB"/>
    <w:rsid w:val="00D53C17"/>
    <w:rsid w:val="00D54843"/>
    <w:rsid w:val="00D54EE5"/>
    <w:rsid w:val="00D5556F"/>
    <w:rsid w:val="00D56DE8"/>
    <w:rsid w:val="00D57135"/>
    <w:rsid w:val="00D57292"/>
    <w:rsid w:val="00D57C7D"/>
    <w:rsid w:val="00D57CC4"/>
    <w:rsid w:val="00D61231"/>
    <w:rsid w:val="00D61C63"/>
    <w:rsid w:val="00D62A45"/>
    <w:rsid w:val="00D62BEB"/>
    <w:rsid w:val="00D62FCD"/>
    <w:rsid w:val="00D63374"/>
    <w:rsid w:val="00D63669"/>
    <w:rsid w:val="00D6477D"/>
    <w:rsid w:val="00D64C4A"/>
    <w:rsid w:val="00D64DEE"/>
    <w:rsid w:val="00D64E37"/>
    <w:rsid w:val="00D651C9"/>
    <w:rsid w:val="00D65594"/>
    <w:rsid w:val="00D66348"/>
    <w:rsid w:val="00D664C8"/>
    <w:rsid w:val="00D6788D"/>
    <w:rsid w:val="00D67AAE"/>
    <w:rsid w:val="00D70DDF"/>
    <w:rsid w:val="00D70DEB"/>
    <w:rsid w:val="00D7204E"/>
    <w:rsid w:val="00D72676"/>
    <w:rsid w:val="00D72E67"/>
    <w:rsid w:val="00D73696"/>
    <w:rsid w:val="00D73ABC"/>
    <w:rsid w:val="00D73F85"/>
    <w:rsid w:val="00D74297"/>
    <w:rsid w:val="00D74460"/>
    <w:rsid w:val="00D7457E"/>
    <w:rsid w:val="00D75FDA"/>
    <w:rsid w:val="00D77F9C"/>
    <w:rsid w:val="00D809E8"/>
    <w:rsid w:val="00D809F0"/>
    <w:rsid w:val="00D8219C"/>
    <w:rsid w:val="00D825A9"/>
    <w:rsid w:val="00D85290"/>
    <w:rsid w:val="00D8552B"/>
    <w:rsid w:val="00D85DE6"/>
    <w:rsid w:val="00D8665C"/>
    <w:rsid w:val="00D868FD"/>
    <w:rsid w:val="00D86ACF"/>
    <w:rsid w:val="00D878C9"/>
    <w:rsid w:val="00D901D9"/>
    <w:rsid w:val="00D9032C"/>
    <w:rsid w:val="00D9053C"/>
    <w:rsid w:val="00D9146E"/>
    <w:rsid w:val="00D9171E"/>
    <w:rsid w:val="00D91C0B"/>
    <w:rsid w:val="00D91CEF"/>
    <w:rsid w:val="00D92776"/>
    <w:rsid w:val="00D92B27"/>
    <w:rsid w:val="00D946D4"/>
    <w:rsid w:val="00D947F0"/>
    <w:rsid w:val="00D94981"/>
    <w:rsid w:val="00D955F2"/>
    <w:rsid w:val="00D956F6"/>
    <w:rsid w:val="00D95AB1"/>
    <w:rsid w:val="00D95ADB"/>
    <w:rsid w:val="00D9648E"/>
    <w:rsid w:val="00D96514"/>
    <w:rsid w:val="00D9697F"/>
    <w:rsid w:val="00D96A64"/>
    <w:rsid w:val="00D96EAF"/>
    <w:rsid w:val="00D97514"/>
    <w:rsid w:val="00DA139D"/>
    <w:rsid w:val="00DA1652"/>
    <w:rsid w:val="00DA373E"/>
    <w:rsid w:val="00DA4787"/>
    <w:rsid w:val="00DA47DB"/>
    <w:rsid w:val="00DA4831"/>
    <w:rsid w:val="00DA5622"/>
    <w:rsid w:val="00DA5D67"/>
    <w:rsid w:val="00DB027F"/>
    <w:rsid w:val="00DB163A"/>
    <w:rsid w:val="00DB2DEB"/>
    <w:rsid w:val="00DB315B"/>
    <w:rsid w:val="00DB34D3"/>
    <w:rsid w:val="00DB393F"/>
    <w:rsid w:val="00DB3B41"/>
    <w:rsid w:val="00DB3BD0"/>
    <w:rsid w:val="00DB46BF"/>
    <w:rsid w:val="00DB5617"/>
    <w:rsid w:val="00DB6669"/>
    <w:rsid w:val="00DB7ABF"/>
    <w:rsid w:val="00DC06B6"/>
    <w:rsid w:val="00DC0915"/>
    <w:rsid w:val="00DC14BC"/>
    <w:rsid w:val="00DC2473"/>
    <w:rsid w:val="00DC25CB"/>
    <w:rsid w:val="00DC26F8"/>
    <w:rsid w:val="00DC286D"/>
    <w:rsid w:val="00DC2CFB"/>
    <w:rsid w:val="00DC2EF9"/>
    <w:rsid w:val="00DC2FF9"/>
    <w:rsid w:val="00DC353B"/>
    <w:rsid w:val="00DC40D2"/>
    <w:rsid w:val="00DC43C8"/>
    <w:rsid w:val="00DC47BD"/>
    <w:rsid w:val="00DC49BF"/>
    <w:rsid w:val="00DC4A42"/>
    <w:rsid w:val="00DC4B94"/>
    <w:rsid w:val="00DC50E8"/>
    <w:rsid w:val="00DC5208"/>
    <w:rsid w:val="00DC5E84"/>
    <w:rsid w:val="00DC6140"/>
    <w:rsid w:val="00DC6228"/>
    <w:rsid w:val="00DC732F"/>
    <w:rsid w:val="00DC7D60"/>
    <w:rsid w:val="00DD10C8"/>
    <w:rsid w:val="00DD13E9"/>
    <w:rsid w:val="00DD286A"/>
    <w:rsid w:val="00DD3510"/>
    <w:rsid w:val="00DD4814"/>
    <w:rsid w:val="00DD50BF"/>
    <w:rsid w:val="00DD5183"/>
    <w:rsid w:val="00DD66D4"/>
    <w:rsid w:val="00DD6B4D"/>
    <w:rsid w:val="00DD7A48"/>
    <w:rsid w:val="00DD7E08"/>
    <w:rsid w:val="00DE00EA"/>
    <w:rsid w:val="00DE0299"/>
    <w:rsid w:val="00DE04DC"/>
    <w:rsid w:val="00DE052C"/>
    <w:rsid w:val="00DE0E62"/>
    <w:rsid w:val="00DE150B"/>
    <w:rsid w:val="00DE15A7"/>
    <w:rsid w:val="00DE1C52"/>
    <w:rsid w:val="00DE23B8"/>
    <w:rsid w:val="00DE2A45"/>
    <w:rsid w:val="00DE3889"/>
    <w:rsid w:val="00DE3D04"/>
    <w:rsid w:val="00DE3E26"/>
    <w:rsid w:val="00DE4120"/>
    <w:rsid w:val="00DE475A"/>
    <w:rsid w:val="00DE48E7"/>
    <w:rsid w:val="00DE4B40"/>
    <w:rsid w:val="00DE4C49"/>
    <w:rsid w:val="00DE4E41"/>
    <w:rsid w:val="00DE6336"/>
    <w:rsid w:val="00DE6630"/>
    <w:rsid w:val="00DE7D1D"/>
    <w:rsid w:val="00DF0107"/>
    <w:rsid w:val="00DF08C9"/>
    <w:rsid w:val="00DF0AED"/>
    <w:rsid w:val="00DF0F51"/>
    <w:rsid w:val="00DF15F2"/>
    <w:rsid w:val="00DF265C"/>
    <w:rsid w:val="00DF31E4"/>
    <w:rsid w:val="00DF3C6E"/>
    <w:rsid w:val="00DF3D76"/>
    <w:rsid w:val="00DF3EE6"/>
    <w:rsid w:val="00DF4326"/>
    <w:rsid w:val="00DF43B2"/>
    <w:rsid w:val="00DF5836"/>
    <w:rsid w:val="00DF5964"/>
    <w:rsid w:val="00DF5CD9"/>
    <w:rsid w:val="00DF607F"/>
    <w:rsid w:val="00DF60D7"/>
    <w:rsid w:val="00DF663E"/>
    <w:rsid w:val="00DF6936"/>
    <w:rsid w:val="00DF6AFD"/>
    <w:rsid w:val="00DF6BB6"/>
    <w:rsid w:val="00DF712A"/>
    <w:rsid w:val="00DF75DC"/>
    <w:rsid w:val="00DF7D78"/>
    <w:rsid w:val="00E000C9"/>
    <w:rsid w:val="00E003FF"/>
    <w:rsid w:val="00E00A5C"/>
    <w:rsid w:val="00E01579"/>
    <w:rsid w:val="00E01D7B"/>
    <w:rsid w:val="00E021D9"/>
    <w:rsid w:val="00E02A04"/>
    <w:rsid w:val="00E035F4"/>
    <w:rsid w:val="00E03705"/>
    <w:rsid w:val="00E03732"/>
    <w:rsid w:val="00E03A5D"/>
    <w:rsid w:val="00E04A72"/>
    <w:rsid w:val="00E04FA4"/>
    <w:rsid w:val="00E050EF"/>
    <w:rsid w:val="00E057BE"/>
    <w:rsid w:val="00E05838"/>
    <w:rsid w:val="00E0629B"/>
    <w:rsid w:val="00E064D2"/>
    <w:rsid w:val="00E06F7B"/>
    <w:rsid w:val="00E073D8"/>
    <w:rsid w:val="00E07404"/>
    <w:rsid w:val="00E077D8"/>
    <w:rsid w:val="00E10E13"/>
    <w:rsid w:val="00E10F5F"/>
    <w:rsid w:val="00E112B5"/>
    <w:rsid w:val="00E12B0E"/>
    <w:rsid w:val="00E12CD8"/>
    <w:rsid w:val="00E138B4"/>
    <w:rsid w:val="00E13DFE"/>
    <w:rsid w:val="00E1452F"/>
    <w:rsid w:val="00E15EB3"/>
    <w:rsid w:val="00E16B1B"/>
    <w:rsid w:val="00E16EFF"/>
    <w:rsid w:val="00E171CA"/>
    <w:rsid w:val="00E1774E"/>
    <w:rsid w:val="00E17BB7"/>
    <w:rsid w:val="00E17E85"/>
    <w:rsid w:val="00E20065"/>
    <w:rsid w:val="00E2046F"/>
    <w:rsid w:val="00E20849"/>
    <w:rsid w:val="00E20A8F"/>
    <w:rsid w:val="00E20EF9"/>
    <w:rsid w:val="00E21417"/>
    <w:rsid w:val="00E220DC"/>
    <w:rsid w:val="00E221C1"/>
    <w:rsid w:val="00E23F23"/>
    <w:rsid w:val="00E2462B"/>
    <w:rsid w:val="00E251FC"/>
    <w:rsid w:val="00E257E3"/>
    <w:rsid w:val="00E25C25"/>
    <w:rsid w:val="00E2615B"/>
    <w:rsid w:val="00E265D4"/>
    <w:rsid w:val="00E27BA6"/>
    <w:rsid w:val="00E27FD9"/>
    <w:rsid w:val="00E30EC6"/>
    <w:rsid w:val="00E317AE"/>
    <w:rsid w:val="00E329A3"/>
    <w:rsid w:val="00E32D1D"/>
    <w:rsid w:val="00E3428F"/>
    <w:rsid w:val="00E360B1"/>
    <w:rsid w:val="00E36610"/>
    <w:rsid w:val="00E36EF1"/>
    <w:rsid w:val="00E37143"/>
    <w:rsid w:val="00E37210"/>
    <w:rsid w:val="00E37EBC"/>
    <w:rsid w:val="00E401B8"/>
    <w:rsid w:val="00E404BC"/>
    <w:rsid w:val="00E4197C"/>
    <w:rsid w:val="00E42415"/>
    <w:rsid w:val="00E42830"/>
    <w:rsid w:val="00E42B7F"/>
    <w:rsid w:val="00E42D6B"/>
    <w:rsid w:val="00E4430A"/>
    <w:rsid w:val="00E44F61"/>
    <w:rsid w:val="00E45912"/>
    <w:rsid w:val="00E45B29"/>
    <w:rsid w:val="00E45B65"/>
    <w:rsid w:val="00E45BCA"/>
    <w:rsid w:val="00E47122"/>
    <w:rsid w:val="00E4749E"/>
    <w:rsid w:val="00E51277"/>
    <w:rsid w:val="00E519C4"/>
    <w:rsid w:val="00E51EDA"/>
    <w:rsid w:val="00E52D71"/>
    <w:rsid w:val="00E5324C"/>
    <w:rsid w:val="00E54E2C"/>
    <w:rsid w:val="00E553B9"/>
    <w:rsid w:val="00E55B7D"/>
    <w:rsid w:val="00E562B0"/>
    <w:rsid w:val="00E56D56"/>
    <w:rsid w:val="00E56E1E"/>
    <w:rsid w:val="00E57293"/>
    <w:rsid w:val="00E6076C"/>
    <w:rsid w:val="00E6128B"/>
    <w:rsid w:val="00E62B31"/>
    <w:rsid w:val="00E63010"/>
    <w:rsid w:val="00E63391"/>
    <w:rsid w:val="00E64078"/>
    <w:rsid w:val="00E64361"/>
    <w:rsid w:val="00E64D0B"/>
    <w:rsid w:val="00E654AB"/>
    <w:rsid w:val="00E65869"/>
    <w:rsid w:val="00E65E78"/>
    <w:rsid w:val="00E67072"/>
    <w:rsid w:val="00E67166"/>
    <w:rsid w:val="00E67E69"/>
    <w:rsid w:val="00E7266C"/>
    <w:rsid w:val="00E72CDC"/>
    <w:rsid w:val="00E73061"/>
    <w:rsid w:val="00E73FA0"/>
    <w:rsid w:val="00E7438D"/>
    <w:rsid w:val="00E74C8F"/>
    <w:rsid w:val="00E7594E"/>
    <w:rsid w:val="00E76103"/>
    <w:rsid w:val="00E76507"/>
    <w:rsid w:val="00E765AA"/>
    <w:rsid w:val="00E77EF5"/>
    <w:rsid w:val="00E803C4"/>
    <w:rsid w:val="00E81212"/>
    <w:rsid w:val="00E81DD2"/>
    <w:rsid w:val="00E8277F"/>
    <w:rsid w:val="00E82B3B"/>
    <w:rsid w:val="00E83C8A"/>
    <w:rsid w:val="00E83DDF"/>
    <w:rsid w:val="00E841D7"/>
    <w:rsid w:val="00E85438"/>
    <w:rsid w:val="00E85AA0"/>
    <w:rsid w:val="00E865A1"/>
    <w:rsid w:val="00E865A2"/>
    <w:rsid w:val="00E8723E"/>
    <w:rsid w:val="00E877F1"/>
    <w:rsid w:val="00E87BA8"/>
    <w:rsid w:val="00E9015A"/>
    <w:rsid w:val="00E908A4"/>
    <w:rsid w:val="00E9200C"/>
    <w:rsid w:val="00E92365"/>
    <w:rsid w:val="00E95011"/>
    <w:rsid w:val="00E95174"/>
    <w:rsid w:val="00E956C6"/>
    <w:rsid w:val="00E958B0"/>
    <w:rsid w:val="00E9618D"/>
    <w:rsid w:val="00E9624D"/>
    <w:rsid w:val="00E96DC5"/>
    <w:rsid w:val="00E97348"/>
    <w:rsid w:val="00E97BA1"/>
    <w:rsid w:val="00E97FA7"/>
    <w:rsid w:val="00EA167B"/>
    <w:rsid w:val="00EA1A9F"/>
    <w:rsid w:val="00EA1D36"/>
    <w:rsid w:val="00EA2D78"/>
    <w:rsid w:val="00EA31C7"/>
    <w:rsid w:val="00EA3DBF"/>
    <w:rsid w:val="00EA5600"/>
    <w:rsid w:val="00EA5830"/>
    <w:rsid w:val="00EA590B"/>
    <w:rsid w:val="00EA5BC4"/>
    <w:rsid w:val="00EA6575"/>
    <w:rsid w:val="00EA6C76"/>
    <w:rsid w:val="00EA6F87"/>
    <w:rsid w:val="00EA6FB3"/>
    <w:rsid w:val="00EA70BF"/>
    <w:rsid w:val="00EA73C5"/>
    <w:rsid w:val="00EA742F"/>
    <w:rsid w:val="00EB1B27"/>
    <w:rsid w:val="00EB1BC5"/>
    <w:rsid w:val="00EB1EFE"/>
    <w:rsid w:val="00EB2098"/>
    <w:rsid w:val="00EB2999"/>
    <w:rsid w:val="00EB29EF"/>
    <w:rsid w:val="00EB3408"/>
    <w:rsid w:val="00EB395A"/>
    <w:rsid w:val="00EB3DDB"/>
    <w:rsid w:val="00EB5FFA"/>
    <w:rsid w:val="00EB6581"/>
    <w:rsid w:val="00EB65A4"/>
    <w:rsid w:val="00EB736D"/>
    <w:rsid w:val="00EB762A"/>
    <w:rsid w:val="00EB7F50"/>
    <w:rsid w:val="00EC0010"/>
    <w:rsid w:val="00EC0060"/>
    <w:rsid w:val="00EC05EE"/>
    <w:rsid w:val="00EC2051"/>
    <w:rsid w:val="00EC2183"/>
    <w:rsid w:val="00EC239F"/>
    <w:rsid w:val="00EC3980"/>
    <w:rsid w:val="00EC3BDF"/>
    <w:rsid w:val="00EC4760"/>
    <w:rsid w:val="00EC48E4"/>
    <w:rsid w:val="00EC6404"/>
    <w:rsid w:val="00EC692B"/>
    <w:rsid w:val="00EC6F2D"/>
    <w:rsid w:val="00EC71D4"/>
    <w:rsid w:val="00EC71EF"/>
    <w:rsid w:val="00EC77CB"/>
    <w:rsid w:val="00ED0FDB"/>
    <w:rsid w:val="00ED1E20"/>
    <w:rsid w:val="00ED25B7"/>
    <w:rsid w:val="00ED2C49"/>
    <w:rsid w:val="00ED35E8"/>
    <w:rsid w:val="00ED3779"/>
    <w:rsid w:val="00ED420A"/>
    <w:rsid w:val="00ED43DC"/>
    <w:rsid w:val="00ED4719"/>
    <w:rsid w:val="00ED4FA5"/>
    <w:rsid w:val="00ED6F47"/>
    <w:rsid w:val="00EE011A"/>
    <w:rsid w:val="00EE0D1A"/>
    <w:rsid w:val="00EE1257"/>
    <w:rsid w:val="00EE13B9"/>
    <w:rsid w:val="00EE2A60"/>
    <w:rsid w:val="00EE2F98"/>
    <w:rsid w:val="00EE3788"/>
    <w:rsid w:val="00EE3C2B"/>
    <w:rsid w:val="00EE4A69"/>
    <w:rsid w:val="00EE4B30"/>
    <w:rsid w:val="00EE68C4"/>
    <w:rsid w:val="00EE6A31"/>
    <w:rsid w:val="00EE7467"/>
    <w:rsid w:val="00EE787F"/>
    <w:rsid w:val="00EF072F"/>
    <w:rsid w:val="00EF0A16"/>
    <w:rsid w:val="00EF0EB9"/>
    <w:rsid w:val="00EF122B"/>
    <w:rsid w:val="00EF1426"/>
    <w:rsid w:val="00EF1480"/>
    <w:rsid w:val="00EF15F5"/>
    <w:rsid w:val="00EF2944"/>
    <w:rsid w:val="00EF2C06"/>
    <w:rsid w:val="00EF3716"/>
    <w:rsid w:val="00EF3AE6"/>
    <w:rsid w:val="00EF453D"/>
    <w:rsid w:val="00EF4B74"/>
    <w:rsid w:val="00EF523E"/>
    <w:rsid w:val="00EF6473"/>
    <w:rsid w:val="00EF770C"/>
    <w:rsid w:val="00EF7796"/>
    <w:rsid w:val="00EF78D8"/>
    <w:rsid w:val="00EF7A20"/>
    <w:rsid w:val="00EF7F3E"/>
    <w:rsid w:val="00EF7FED"/>
    <w:rsid w:val="00F007D6"/>
    <w:rsid w:val="00F01F43"/>
    <w:rsid w:val="00F01F7D"/>
    <w:rsid w:val="00F021EA"/>
    <w:rsid w:val="00F02782"/>
    <w:rsid w:val="00F03164"/>
    <w:rsid w:val="00F03858"/>
    <w:rsid w:val="00F03F19"/>
    <w:rsid w:val="00F04994"/>
    <w:rsid w:val="00F04CB0"/>
    <w:rsid w:val="00F04D21"/>
    <w:rsid w:val="00F0539C"/>
    <w:rsid w:val="00F05779"/>
    <w:rsid w:val="00F05F11"/>
    <w:rsid w:val="00F0720D"/>
    <w:rsid w:val="00F07893"/>
    <w:rsid w:val="00F110B2"/>
    <w:rsid w:val="00F11666"/>
    <w:rsid w:val="00F11BEC"/>
    <w:rsid w:val="00F11D79"/>
    <w:rsid w:val="00F11F57"/>
    <w:rsid w:val="00F130A7"/>
    <w:rsid w:val="00F13CA4"/>
    <w:rsid w:val="00F14957"/>
    <w:rsid w:val="00F14CF7"/>
    <w:rsid w:val="00F1558A"/>
    <w:rsid w:val="00F1694F"/>
    <w:rsid w:val="00F16F54"/>
    <w:rsid w:val="00F17134"/>
    <w:rsid w:val="00F173E4"/>
    <w:rsid w:val="00F17B0A"/>
    <w:rsid w:val="00F20112"/>
    <w:rsid w:val="00F20557"/>
    <w:rsid w:val="00F20F43"/>
    <w:rsid w:val="00F215F7"/>
    <w:rsid w:val="00F22371"/>
    <w:rsid w:val="00F228DD"/>
    <w:rsid w:val="00F2353A"/>
    <w:rsid w:val="00F24187"/>
    <w:rsid w:val="00F24334"/>
    <w:rsid w:val="00F2465F"/>
    <w:rsid w:val="00F24B45"/>
    <w:rsid w:val="00F252A2"/>
    <w:rsid w:val="00F257B2"/>
    <w:rsid w:val="00F25B2E"/>
    <w:rsid w:val="00F25CE2"/>
    <w:rsid w:val="00F26604"/>
    <w:rsid w:val="00F27879"/>
    <w:rsid w:val="00F30409"/>
    <w:rsid w:val="00F304F8"/>
    <w:rsid w:val="00F3171F"/>
    <w:rsid w:val="00F32576"/>
    <w:rsid w:val="00F335F9"/>
    <w:rsid w:val="00F338DC"/>
    <w:rsid w:val="00F34183"/>
    <w:rsid w:val="00F349C7"/>
    <w:rsid w:val="00F34EAB"/>
    <w:rsid w:val="00F34F07"/>
    <w:rsid w:val="00F3510C"/>
    <w:rsid w:val="00F35813"/>
    <w:rsid w:val="00F378EC"/>
    <w:rsid w:val="00F37BB2"/>
    <w:rsid w:val="00F37CD3"/>
    <w:rsid w:val="00F37D90"/>
    <w:rsid w:val="00F41B74"/>
    <w:rsid w:val="00F41E7E"/>
    <w:rsid w:val="00F45296"/>
    <w:rsid w:val="00F46429"/>
    <w:rsid w:val="00F46AD6"/>
    <w:rsid w:val="00F46E93"/>
    <w:rsid w:val="00F4722C"/>
    <w:rsid w:val="00F47AF6"/>
    <w:rsid w:val="00F47C96"/>
    <w:rsid w:val="00F47DB7"/>
    <w:rsid w:val="00F50060"/>
    <w:rsid w:val="00F50DC3"/>
    <w:rsid w:val="00F50F6C"/>
    <w:rsid w:val="00F52048"/>
    <w:rsid w:val="00F52279"/>
    <w:rsid w:val="00F534E0"/>
    <w:rsid w:val="00F54FE8"/>
    <w:rsid w:val="00F55226"/>
    <w:rsid w:val="00F55B35"/>
    <w:rsid w:val="00F5617C"/>
    <w:rsid w:val="00F576AA"/>
    <w:rsid w:val="00F61B04"/>
    <w:rsid w:val="00F61EE0"/>
    <w:rsid w:val="00F621E0"/>
    <w:rsid w:val="00F62222"/>
    <w:rsid w:val="00F62B7D"/>
    <w:rsid w:val="00F62DC5"/>
    <w:rsid w:val="00F64168"/>
    <w:rsid w:val="00F64508"/>
    <w:rsid w:val="00F646AD"/>
    <w:rsid w:val="00F64D44"/>
    <w:rsid w:val="00F66401"/>
    <w:rsid w:val="00F6655F"/>
    <w:rsid w:val="00F667F3"/>
    <w:rsid w:val="00F66D8E"/>
    <w:rsid w:val="00F67217"/>
    <w:rsid w:val="00F674AC"/>
    <w:rsid w:val="00F675CC"/>
    <w:rsid w:val="00F7082C"/>
    <w:rsid w:val="00F70C91"/>
    <w:rsid w:val="00F70ECA"/>
    <w:rsid w:val="00F718F4"/>
    <w:rsid w:val="00F719B2"/>
    <w:rsid w:val="00F7256D"/>
    <w:rsid w:val="00F725F4"/>
    <w:rsid w:val="00F7284C"/>
    <w:rsid w:val="00F72936"/>
    <w:rsid w:val="00F72A4D"/>
    <w:rsid w:val="00F72A70"/>
    <w:rsid w:val="00F7398F"/>
    <w:rsid w:val="00F73CAA"/>
    <w:rsid w:val="00F73D7F"/>
    <w:rsid w:val="00F744C0"/>
    <w:rsid w:val="00F757FF"/>
    <w:rsid w:val="00F775BF"/>
    <w:rsid w:val="00F77AC0"/>
    <w:rsid w:val="00F77C3D"/>
    <w:rsid w:val="00F77DBC"/>
    <w:rsid w:val="00F8095C"/>
    <w:rsid w:val="00F814CA"/>
    <w:rsid w:val="00F815C1"/>
    <w:rsid w:val="00F816F8"/>
    <w:rsid w:val="00F81AC3"/>
    <w:rsid w:val="00F82562"/>
    <w:rsid w:val="00F82644"/>
    <w:rsid w:val="00F82B9F"/>
    <w:rsid w:val="00F831B0"/>
    <w:rsid w:val="00F84467"/>
    <w:rsid w:val="00F84604"/>
    <w:rsid w:val="00F84960"/>
    <w:rsid w:val="00F849A8"/>
    <w:rsid w:val="00F84DAE"/>
    <w:rsid w:val="00F84F31"/>
    <w:rsid w:val="00F85044"/>
    <w:rsid w:val="00F85850"/>
    <w:rsid w:val="00F858DF"/>
    <w:rsid w:val="00F85B36"/>
    <w:rsid w:val="00F860E5"/>
    <w:rsid w:val="00F86474"/>
    <w:rsid w:val="00F86D53"/>
    <w:rsid w:val="00F86F4C"/>
    <w:rsid w:val="00F87726"/>
    <w:rsid w:val="00F9079C"/>
    <w:rsid w:val="00F90D79"/>
    <w:rsid w:val="00F90E4B"/>
    <w:rsid w:val="00F91BA5"/>
    <w:rsid w:val="00F920B6"/>
    <w:rsid w:val="00F93126"/>
    <w:rsid w:val="00F934DE"/>
    <w:rsid w:val="00F94D28"/>
    <w:rsid w:val="00F9528E"/>
    <w:rsid w:val="00F95917"/>
    <w:rsid w:val="00F95BE3"/>
    <w:rsid w:val="00F9647B"/>
    <w:rsid w:val="00F97C10"/>
    <w:rsid w:val="00F97CD9"/>
    <w:rsid w:val="00FA074A"/>
    <w:rsid w:val="00FA08C5"/>
    <w:rsid w:val="00FA11FB"/>
    <w:rsid w:val="00FA2155"/>
    <w:rsid w:val="00FA28FF"/>
    <w:rsid w:val="00FA2F64"/>
    <w:rsid w:val="00FA3A23"/>
    <w:rsid w:val="00FA3E4F"/>
    <w:rsid w:val="00FA408C"/>
    <w:rsid w:val="00FA48D1"/>
    <w:rsid w:val="00FA5268"/>
    <w:rsid w:val="00FA551D"/>
    <w:rsid w:val="00FA5F80"/>
    <w:rsid w:val="00FA6117"/>
    <w:rsid w:val="00FA67E0"/>
    <w:rsid w:val="00FA706F"/>
    <w:rsid w:val="00FB0DEC"/>
    <w:rsid w:val="00FB118F"/>
    <w:rsid w:val="00FB1368"/>
    <w:rsid w:val="00FB13A5"/>
    <w:rsid w:val="00FB1736"/>
    <w:rsid w:val="00FB1BC6"/>
    <w:rsid w:val="00FB1F8E"/>
    <w:rsid w:val="00FB2274"/>
    <w:rsid w:val="00FB2339"/>
    <w:rsid w:val="00FB267C"/>
    <w:rsid w:val="00FB2989"/>
    <w:rsid w:val="00FB30B8"/>
    <w:rsid w:val="00FB3BE3"/>
    <w:rsid w:val="00FB4EC1"/>
    <w:rsid w:val="00FB547E"/>
    <w:rsid w:val="00FB5966"/>
    <w:rsid w:val="00FB598E"/>
    <w:rsid w:val="00FB63F9"/>
    <w:rsid w:val="00FB6C4D"/>
    <w:rsid w:val="00FB74AA"/>
    <w:rsid w:val="00FB76B2"/>
    <w:rsid w:val="00FB7A51"/>
    <w:rsid w:val="00FB7AE6"/>
    <w:rsid w:val="00FB7C72"/>
    <w:rsid w:val="00FB7DAE"/>
    <w:rsid w:val="00FC00C4"/>
    <w:rsid w:val="00FC035B"/>
    <w:rsid w:val="00FC112E"/>
    <w:rsid w:val="00FC1191"/>
    <w:rsid w:val="00FC136C"/>
    <w:rsid w:val="00FC13E8"/>
    <w:rsid w:val="00FC16EC"/>
    <w:rsid w:val="00FC171D"/>
    <w:rsid w:val="00FC1888"/>
    <w:rsid w:val="00FC1D70"/>
    <w:rsid w:val="00FC2218"/>
    <w:rsid w:val="00FC301C"/>
    <w:rsid w:val="00FC322F"/>
    <w:rsid w:val="00FC3526"/>
    <w:rsid w:val="00FC768A"/>
    <w:rsid w:val="00FC769D"/>
    <w:rsid w:val="00FC76A5"/>
    <w:rsid w:val="00FD2688"/>
    <w:rsid w:val="00FD27AA"/>
    <w:rsid w:val="00FD2A6D"/>
    <w:rsid w:val="00FD2D27"/>
    <w:rsid w:val="00FD2F2F"/>
    <w:rsid w:val="00FD3771"/>
    <w:rsid w:val="00FD37B3"/>
    <w:rsid w:val="00FD396C"/>
    <w:rsid w:val="00FD4A24"/>
    <w:rsid w:val="00FD4DFA"/>
    <w:rsid w:val="00FD53E9"/>
    <w:rsid w:val="00FD543C"/>
    <w:rsid w:val="00FD55B2"/>
    <w:rsid w:val="00FD5701"/>
    <w:rsid w:val="00FD6695"/>
    <w:rsid w:val="00FD6768"/>
    <w:rsid w:val="00FD6B78"/>
    <w:rsid w:val="00FD73CC"/>
    <w:rsid w:val="00FD7C57"/>
    <w:rsid w:val="00FD7F57"/>
    <w:rsid w:val="00FE02D5"/>
    <w:rsid w:val="00FE07A6"/>
    <w:rsid w:val="00FE0913"/>
    <w:rsid w:val="00FE1C07"/>
    <w:rsid w:val="00FE24B5"/>
    <w:rsid w:val="00FE2965"/>
    <w:rsid w:val="00FE29E7"/>
    <w:rsid w:val="00FE2FE7"/>
    <w:rsid w:val="00FE3F15"/>
    <w:rsid w:val="00FE43F8"/>
    <w:rsid w:val="00FE4ED2"/>
    <w:rsid w:val="00FE7C26"/>
    <w:rsid w:val="00FF0674"/>
    <w:rsid w:val="00FF2D1E"/>
    <w:rsid w:val="00FF3E36"/>
    <w:rsid w:val="00FF52D1"/>
    <w:rsid w:val="00FF5BFB"/>
    <w:rsid w:val="00FF6147"/>
    <w:rsid w:val="00FF6C59"/>
    <w:rsid w:val="00FF6CE0"/>
    <w:rsid w:val="00FF6EC5"/>
    <w:rsid w:val="00FF7A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B8D87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Body Text Inden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530A"/>
    <w:pPr>
      <w:spacing w:before="120" w:after="120" w:line="276" w:lineRule="auto"/>
      <w:jc w:val="both"/>
    </w:pPr>
    <w:rPr>
      <w:rFonts w:ascii="Arial Narrow" w:hAnsi="Arial Narrow"/>
      <w:sz w:val="22"/>
      <w:szCs w:val="22"/>
    </w:rPr>
  </w:style>
  <w:style w:type="paragraph" w:styleId="1">
    <w:name w:val="heading 1"/>
    <w:basedOn w:val="a1"/>
    <w:next w:val="a1"/>
    <w:qFormat/>
    <w:rsid w:val="00626E8F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rsid w:val="00575501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1"/>
    <w:next w:val="a1"/>
    <w:link w:val="30"/>
    <w:unhideWhenUsed/>
    <w:qFormat/>
    <w:rsid w:val="00280D7B"/>
    <w:pPr>
      <w:keepNext/>
      <w:keepLines/>
      <w:numPr>
        <w:ilvl w:val="2"/>
        <w:numId w:val="1"/>
      </w:numPr>
      <w:spacing w:before="200"/>
      <w:outlineLvl w:val="2"/>
    </w:pPr>
    <w:rPr>
      <w:b/>
    </w:rPr>
  </w:style>
  <w:style w:type="paragraph" w:styleId="4">
    <w:name w:val="heading 4"/>
    <w:basedOn w:val="a1"/>
    <w:next w:val="a1"/>
    <w:link w:val="40"/>
    <w:unhideWhenUsed/>
    <w:qFormat/>
    <w:rsid w:val="00FB3BE3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1"/>
    <w:next w:val="a1"/>
    <w:link w:val="50"/>
    <w:unhideWhenUsed/>
    <w:qFormat/>
    <w:rsid w:val="00440AA0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1"/>
    <w:next w:val="a1"/>
    <w:link w:val="60"/>
    <w:semiHidden/>
    <w:unhideWhenUsed/>
    <w:qFormat/>
    <w:rsid w:val="00440AA0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0"/>
    <w:semiHidden/>
    <w:unhideWhenUsed/>
    <w:qFormat/>
    <w:rsid w:val="00440AA0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1"/>
    <w:next w:val="a1"/>
    <w:link w:val="80"/>
    <w:semiHidden/>
    <w:unhideWhenUsed/>
    <w:qFormat/>
    <w:rsid w:val="00440AA0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440AA0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6B50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uiPriority w:val="99"/>
    <w:rsid w:val="008E4518"/>
    <w:rPr>
      <w:color w:val="0000FF"/>
      <w:u w:val="single"/>
    </w:rPr>
  </w:style>
  <w:style w:type="paragraph" w:customStyle="1" w:styleId="a7">
    <w:name w:val="Название документа"/>
    <w:basedOn w:val="a1"/>
    <w:next w:val="a1"/>
    <w:rsid w:val="008E4518"/>
    <w:pPr>
      <w:spacing w:before="960"/>
      <w:jc w:val="center"/>
    </w:pPr>
    <w:rPr>
      <w:rFonts w:ascii="Arial" w:hAnsi="Arial"/>
      <w:caps/>
      <w:sz w:val="32"/>
      <w:lang w:val="en-GB"/>
    </w:rPr>
  </w:style>
  <w:style w:type="paragraph" w:styleId="a8">
    <w:name w:val="footer"/>
    <w:basedOn w:val="a1"/>
    <w:rsid w:val="008E4518"/>
    <w:pPr>
      <w:tabs>
        <w:tab w:val="center" w:pos="4677"/>
        <w:tab w:val="right" w:pos="9355"/>
      </w:tabs>
    </w:pPr>
  </w:style>
  <w:style w:type="paragraph" w:styleId="10">
    <w:name w:val="toc 1"/>
    <w:basedOn w:val="a1"/>
    <w:next w:val="a1"/>
    <w:autoRedefine/>
    <w:uiPriority w:val="39"/>
    <w:rsid w:val="008E4518"/>
  </w:style>
  <w:style w:type="paragraph" w:styleId="20">
    <w:name w:val="toc 2"/>
    <w:basedOn w:val="a1"/>
    <w:next w:val="a1"/>
    <w:autoRedefine/>
    <w:uiPriority w:val="39"/>
    <w:rsid w:val="008E4518"/>
    <w:pPr>
      <w:ind w:left="240"/>
    </w:pPr>
  </w:style>
  <w:style w:type="paragraph" w:styleId="a9">
    <w:name w:val="header"/>
    <w:basedOn w:val="a1"/>
    <w:link w:val="aa"/>
    <w:rsid w:val="008E4518"/>
    <w:pPr>
      <w:tabs>
        <w:tab w:val="center" w:pos="4677"/>
        <w:tab w:val="right" w:pos="9355"/>
      </w:tabs>
    </w:pPr>
  </w:style>
  <w:style w:type="paragraph" w:customStyle="1" w:styleId="ab">
    <w:name w:val="Заголовок таблицы"/>
    <w:basedOn w:val="a1"/>
    <w:rsid w:val="00156328"/>
    <w:pPr>
      <w:keepNext/>
      <w:keepLines/>
      <w:spacing w:before="60" w:after="40"/>
    </w:pPr>
    <w:rPr>
      <w:b/>
      <w:sz w:val="18"/>
      <w:szCs w:val="20"/>
    </w:rPr>
  </w:style>
  <w:style w:type="paragraph" w:customStyle="1" w:styleId="ac">
    <w:name w:val="Текст таблицы"/>
    <w:basedOn w:val="a1"/>
    <w:rsid w:val="00156328"/>
    <w:pPr>
      <w:spacing w:before="40" w:after="60"/>
    </w:pPr>
    <w:rPr>
      <w:rFonts w:ascii="Arial" w:hAnsi="Arial"/>
      <w:sz w:val="16"/>
      <w:szCs w:val="20"/>
    </w:rPr>
  </w:style>
  <w:style w:type="paragraph" w:styleId="ad">
    <w:name w:val="Balloon Text"/>
    <w:basedOn w:val="a1"/>
    <w:link w:val="ae"/>
    <w:uiPriority w:val="99"/>
    <w:rsid w:val="00685611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rsid w:val="00685611"/>
    <w:rPr>
      <w:rFonts w:ascii="Tahoma" w:hAnsi="Tahoma" w:cs="Tahoma"/>
      <w:sz w:val="16"/>
      <w:szCs w:val="16"/>
    </w:rPr>
  </w:style>
  <w:style w:type="paragraph" w:styleId="af">
    <w:name w:val="Body Text Indent"/>
    <w:basedOn w:val="a1"/>
    <w:link w:val="af0"/>
    <w:uiPriority w:val="99"/>
    <w:unhideWhenUsed/>
    <w:rsid w:val="00685611"/>
    <w:pPr>
      <w:ind w:left="283"/>
    </w:pPr>
    <w:rPr>
      <w:lang w:val="en-US" w:eastAsia="en-US"/>
    </w:rPr>
  </w:style>
  <w:style w:type="character" w:customStyle="1" w:styleId="af0">
    <w:name w:val="Основной текст с отступом Знак"/>
    <w:link w:val="af"/>
    <w:uiPriority w:val="99"/>
    <w:rsid w:val="00685611"/>
    <w:rPr>
      <w:sz w:val="24"/>
      <w:szCs w:val="24"/>
      <w:lang w:val="en-US" w:eastAsia="en-US"/>
    </w:rPr>
  </w:style>
  <w:style w:type="paragraph" w:styleId="af1">
    <w:name w:val="Body Text"/>
    <w:basedOn w:val="a1"/>
    <w:link w:val="af2"/>
    <w:rsid w:val="005A10B6"/>
  </w:style>
  <w:style w:type="character" w:customStyle="1" w:styleId="af2">
    <w:name w:val="Основной текст Знак"/>
    <w:link w:val="af1"/>
    <w:rsid w:val="005A10B6"/>
    <w:rPr>
      <w:sz w:val="24"/>
      <w:szCs w:val="24"/>
    </w:rPr>
  </w:style>
  <w:style w:type="paragraph" w:customStyle="1" w:styleId="InfoBlue">
    <w:name w:val="InfoBlue"/>
    <w:basedOn w:val="a1"/>
    <w:next w:val="a1"/>
    <w:autoRedefine/>
    <w:rsid w:val="005A10B6"/>
    <w:pPr>
      <w:keepLines/>
      <w:tabs>
        <w:tab w:val="left" w:pos="540"/>
        <w:tab w:val="left" w:pos="1260"/>
      </w:tabs>
      <w:spacing w:line="240" w:lineRule="atLeast"/>
    </w:pPr>
    <w:rPr>
      <w:rFonts w:ascii="Times" w:hAnsi="Times"/>
      <w:i/>
      <w:color w:val="0000FF"/>
      <w:sz w:val="20"/>
      <w:szCs w:val="20"/>
      <w:lang w:eastAsia="en-US"/>
    </w:rPr>
  </w:style>
  <w:style w:type="character" w:customStyle="1" w:styleId="30">
    <w:name w:val="Заголовок 3 Знак"/>
    <w:link w:val="3"/>
    <w:rsid w:val="00280D7B"/>
    <w:rPr>
      <w:rFonts w:ascii="Arial Narrow" w:hAnsi="Arial Narrow"/>
      <w:b/>
      <w:sz w:val="22"/>
      <w:szCs w:val="22"/>
    </w:rPr>
  </w:style>
  <w:style w:type="character" w:customStyle="1" w:styleId="40">
    <w:name w:val="Заголовок 4 Знак"/>
    <w:link w:val="4"/>
    <w:rsid w:val="00FB3BE3"/>
    <w:rPr>
      <w:rFonts w:ascii="Cambria" w:hAnsi="Cambria"/>
      <w:b/>
      <w:bCs/>
      <w:i/>
      <w:iCs/>
      <w:sz w:val="22"/>
      <w:szCs w:val="22"/>
    </w:rPr>
  </w:style>
  <w:style w:type="character" w:customStyle="1" w:styleId="50">
    <w:name w:val="Заголовок 5 Знак"/>
    <w:link w:val="5"/>
    <w:rsid w:val="00440AA0"/>
    <w:rPr>
      <w:rFonts w:ascii="Cambria" w:hAnsi="Cambria"/>
      <w:color w:val="243F60"/>
      <w:sz w:val="22"/>
      <w:szCs w:val="22"/>
    </w:rPr>
  </w:style>
  <w:style w:type="character" w:customStyle="1" w:styleId="60">
    <w:name w:val="Заголовок 6 Знак"/>
    <w:link w:val="6"/>
    <w:semiHidden/>
    <w:rsid w:val="00440AA0"/>
    <w:rPr>
      <w:rFonts w:ascii="Cambria" w:hAnsi="Cambria"/>
      <w:i/>
      <w:iCs/>
      <w:color w:val="243F60"/>
      <w:sz w:val="22"/>
      <w:szCs w:val="22"/>
    </w:rPr>
  </w:style>
  <w:style w:type="character" w:customStyle="1" w:styleId="70">
    <w:name w:val="Заголовок 7 Знак"/>
    <w:link w:val="7"/>
    <w:semiHidden/>
    <w:rsid w:val="00440AA0"/>
    <w:rPr>
      <w:rFonts w:ascii="Cambria" w:hAnsi="Cambria"/>
      <w:i/>
      <w:iCs/>
      <w:color w:val="404040"/>
      <w:sz w:val="22"/>
      <w:szCs w:val="22"/>
    </w:rPr>
  </w:style>
  <w:style w:type="character" w:customStyle="1" w:styleId="80">
    <w:name w:val="Заголовок 8 Знак"/>
    <w:link w:val="8"/>
    <w:semiHidden/>
    <w:rsid w:val="00440AA0"/>
    <w:rPr>
      <w:rFonts w:ascii="Cambria" w:hAnsi="Cambria"/>
      <w:color w:val="404040"/>
    </w:rPr>
  </w:style>
  <w:style w:type="character" w:customStyle="1" w:styleId="90">
    <w:name w:val="Заголовок 9 Знак"/>
    <w:link w:val="9"/>
    <w:semiHidden/>
    <w:rsid w:val="00440AA0"/>
    <w:rPr>
      <w:rFonts w:ascii="Cambria" w:hAnsi="Cambria"/>
      <w:i/>
      <w:iCs/>
      <w:color w:val="404040"/>
    </w:rPr>
  </w:style>
  <w:style w:type="paragraph" w:styleId="af3">
    <w:name w:val="Normal (Web)"/>
    <w:basedOn w:val="a1"/>
    <w:uiPriority w:val="99"/>
    <w:unhideWhenUsed/>
    <w:rsid w:val="007A3F2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0">
    <w:name w:val="List Paragraph"/>
    <w:basedOn w:val="a1"/>
    <w:uiPriority w:val="34"/>
    <w:qFormat/>
    <w:rsid w:val="0064530A"/>
    <w:pPr>
      <w:numPr>
        <w:numId w:val="2"/>
      </w:numPr>
      <w:contextualSpacing/>
    </w:pPr>
  </w:style>
  <w:style w:type="character" w:styleId="af4">
    <w:name w:val="annotation reference"/>
    <w:unhideWhenUsed/>
    <w:rsid w:val="007A3F2C"/>
    <w:rPr>
      <w:sz w:val="16"/>
      <w:szCs w:val="16"/>
    </w:rPr>
  </w:style>
  <w:style w:type="paragraph" w:styleId="af5">
    <w:name w:val="annotation text"/>
    <w:basedOn w:val="a1"/>
    <w:link w:val="af6"/>
    <w:unhideWhenUsed/>
    <w:rsid w:val="007A3F2C"/>
    <w:rPr>
      <w:rFonts w:ascii="Times New Roman" w:hAnsi="Times New Roman"/>
      <w:sz w:val="20"/>
      <w:szCs w:val="20"/>
      <w:lang w:val="en-US" w:eastAsia="en-US"/>
    </w:rPr>
  </w:style>
  <w:style w:type="character" w:customStyle="1" w:styleId="af6">
    <w:name w:val="Текст примечания Знак"/>
    <w:link w:val="af5"/>
    <w:rsid w:val="007A3F2C"/>
    <w:rPr>
      <w:lang w:val="en-US" w:eastAsia="en-US"/>
    </w:rPr>
  </w:style>
  <w:style w:type="character" w:customStyle="1" w:styleId="HelpText">
    <w:name w:val="Help Text"/>
    <w:rsid w:val="007A3F2C"/>
    <w:rPr>
      <w:i/>
      <w:vanish/>
      <w:color w:val="FF0000"/>
    </w:rPr>
  </w:style>
  <w:style w:type="table" w:customStyle="1" w:styleId="-11">
    <w:name w:val="Светлая сетка - Акцент 11"/>
    <w:basedOn w:val="a3"/>
    <w:uiPriority w:val="62"/>
    <w:rsid w:val="007A3F2C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aa">
    <w:name w:val="Верхний колонтитул Знак"/>
    <w:link w:val="a9"/>
    <w:uiPriority w:val="99"/>
    <w:rsid w:val="009D47DF"/>
    <w:rPr>
      <w:rFonts w:ascii="Arial Narrow" w:hAnsi="Arial Narrow"/>
      <w:sz w:val="22"/>
      <w:szCs w:val="22"/>
    </w:rPr>
  </w:style>
  <w:style w:type="paragraph" w:customStyle="1" w:styleId="ModelerNormal">
    <w:name w:val="ModelerNormal"/>
    <w:basedOn w:val="a1"/>
    <w:qFormat/>
    <w:rsid w:val="0072059F"/>
    <w:rPr>
      <w:rFonts w:ascii="Arial" w:hAnsi="Arial"/>
      <w:sz w:val="20"/>
      <w:szCs w:val="20"/>
      <w:lang w:val="en-US" w:eastAsia="es-ES"/>
    </w:rPr>
  </w:style>
  <w:style w:type="paragraph" w:customStyle="1" w:styleId="bizHeading4">
    <w:name w:val="bizHeading4"/>
    <w:basedOn w:val="4"/>
    <w:next w:val="a1"/>
    <w:rsid w:val="0072059F"/>
    <w:pPr>
      <w:keepLines w:val="0"/>
      <w:numPr>
        <w:numId w:val="0"/>
      </w:numPr>
      <w:tabs>
        <w:tab w:val="num" w:pos="1368"/>
      </w:tabs>
      <w:spacing w:before="120" w:after="60"/>
      <w:ind w:left="1368" w:hanging="864"/>
    </w:pPr>
    <w:rPr>
      <w:rFonts w:ascii="Verdana" w:hAnsi="Verdana"/>
      <w:i w:val="0"/>
      <w:iCs w:val="0"/>
      <w:sz w:val="20"/>
      <w:szCs w:val="20"/>
      <w:lang w:val="en-US" w:eastAsia="es-ES"/>
    </w:rPr>
  </w:style>
  <w:style w:type="character" w:styleId="af7">
    <w:name w:val="Strong"/>
    <w:qFormat/>
    <w:rsid w:val="0072059F"/>
    <w:rPr>
      <w:b/>
      <w:bCs/>
    </w:rPr>
  </w:style>
  <w:style w:type="paragraph" w:styleId="af8">
    <w:name w:val="No Spacing"/>
    <w:uiPriority w:val="1"/>
    <w:qFormat/>
    <w:rsid w:val="0072059F"/>
    <w:rPr>
      <w:sz w:val="24"/>
      <w:szCs w:val="24"/>
    </w:rPr>
  </w:style>
  <w:style w:type="paragraph" w:customStyle="1" w:styleId="af9">
    <w:name w:val="основной текст ТЗ без отступа"/>
    <w:basedOn w:val="a1"/>
    <w:rsid w:val="00EF7A20"/>
    <w:pPr>
      <w:suppressLineNumbers/>
      <w:suppressAutoHyphens/>
      <w:spacing w:before="60" w:after="60" w:line="360" w:lineRule="auto"/>
      <w:ind w:firstLine="567"/>
    </w:pPr>
    <w:rPr>
      <w:rFonts w:ascii="Arial" w:eastAsia="Calibri" w:hAnsi="Arial" w:cs="Arial"/>
      <w:kern w:val="24"/>
      <w:sz w:val="20"/>
      <w:szCs w:val="20"/>
    </w:rPr>
  </w:style>
  <w:style w:type="paragraph" w:customStyle="1" w:styleId="11">
    <w:name w:val="Абзац списка1"/>
    <w:basedOn w:val="a1"/>
    <w:rsid w:val="004263A6"/>
    <w:pPr>
      <w:ind w:left="720"/>
      <w:contextualSpacing/>
    </w:pPr>
    <w:rPr>
      <w:rFonts w:ascii="Times New Roman" w:hAnsi="Times New Roman"/>
      <w:sz w:val="24"/>
      <w:lang w:eastAsia="en-US"/>
    </w:rPr>
  </w:style>
  <w:style w:type="character" w:customStyle="1" w:styleId="infovalue">
    <w:name w:val="info_value"/>
    <w:basedOn w:val="a2"/>
    <w:rsid w:val="005E7800"/>
    <w:rPr>
      <w:rFonts w:ascii="Georgia" w:hAnsi="Georgia" w:hint="default"/>
      <w:b w:val="0"/>
      <w:bCs w:val="0"/>
      <w:sz w:val="27"/>
      <w:szCs w:val="27"/>
    </w:rPr>
  </w:style>
  <w:style w:type="character" w:styleId="afa">
    <w:name w:val="FollowedHyperlink"/>
    <w:basedOn w:val="a2"/>
    <w:rsid w:val="005E7800"/>
    <w:rPr>
      <w:color w:val="800080" w:themeColor="followedHyperlink"/>
      <w:u w:val="single"/>
    </w:rPr>
  </w:style>
  <w:style w:type="paragraph" w:styleId="afb">
    <w:name w:val="annotation subject"/>
    <w:basedOn w:val="af5"/>
    <w:next w:val="af5"/>
    <w:link w:val="afc"/>
    <w:rsid w:val="00726010"/>
    <w:rPr>
      <w:rFonts w:ascii="Arial Narrow" w:hAnsi="Arial Narrow"/>
      <w:b/>
      <w:bCs/>
      <w:lang w:val="ru-RU" w:eastAsia="ru-RU"/>
    </w:rPr>
  </w:style>
  <w:style w:type="character" w:customStyle="1" w:styleId="afc">
    <w:name w:val="Тема примечания Знак"/>
    <w:basedOn w:val="af6"/>
    <w:link w:val="afb"/>
    <w:rsid w:val="00726010"/>
    <w:rPr>
      <w:rFonts w:ascii="Arial Narrow" w:hAnsi="Arial Narrow"/>
      <w:b/>
      <w:bCs/>
      <w:lang w:val="en-US" w:eastAsia="en-US"/>
    </w:rPr>
  </w:style>
  <w:style w:type="paragraph" w:customStyle="1" w:styleId="afd">
    <w:name w:val="Ячейка таблицы"/>
    <w:basedOn w:val="a1"/>
    <w:uiPriority w:val="99"/>
    <w:rsid w:val="00CC7D69"/>
    <w:rPr>
      <w:rFonts w:ascii="Times New Roman" w:hAnsi="Times New Roman"/>
      <w:sz w:val="24"/>
      <w:szCs w:val="24"/>
    </w:rPr>
  </w:style>
  <w:style w:type="paragraph" w:styleId="afe">
    <w:name w:val="footnote text"/>
    <w:basedOn w:val="a1"/>
    <w:link w:val="aff"/>
    <w:unhideWhenUsed/>
    <w:rsid w:val="005D2AA0"/>
    <w:pPr>
      <w:spacing w:before="0"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">
    <w:name w:val="Текст сноски Знак"/>
    <w:basedOn w:val="a2"/>
    <w:link w:val="afe"/>
    <w:rsid w:val="005D2AA0"/>
    <w:rPr>
      <w:rFonts w:asciiTheme="minorHAnsi" w:eastAsiaTheme="minorHAnsi" w:hAnsiTheme="minorHAnsi" w:cstheme="minorBidi"/>
      <w:lang w:eastAsia="en-US"/>
    </w:rPr>
  </w:style>
  <w:style w:type="character" w:styleId="aff0">
    <w:name w:val="footnote reference"/>
    <w:basedOn w:val="a2"/>
    <w:unhideWhenUsed/>
    <w:rsid w:val="00CB59BD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797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797713"/>
    <w:rPr>
      <w:rFonts w:ascii="Courier New" w:hAnsi="Courier New" w:cs="Courier New"/>
    </w:rPr>
  </w:style>
  <w:style w:type="character" w:styleId="HTML1">
    <w:name w:val="HTML Code"/>
    <w:basedOn w:val="a2"/>
    <w:uiPriority w:val="99"/>
    <w:unhideWhenUsed/>
    <w:rsid w:val="00184F20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Список маркированный"/>
    <w:rsid w:val="00767723"/>
    <w:pPr>
      <w:numPr>
        <w:numId w:val="3"/>
      </w:numPr>
      <w:spacing w:after="200" w:line="360" w:lineRule="auto"/>
      <w:jc w:val="both"/>
    </w:pPr>
    <w:rPr>
      <w:rFonts w:eastAsiaTheme="minorHAnsi" w:cstheme="minorBidi"/>
      <w:sz w:val="22"/>
      <w:lang w:eastAsia="en-US"/>
    </w:rPr>
  </w:style>
  <w:style w:type="paragraph" w:styleId="aff1">
    <w:name w:val="caption"/>
    <w:basedOn w:val="a1"/>
    <w:next w:val="a1"/>
    <w:uiPriority w:val="35"/>
    <w:unhideWhenUsed/>
    <w:qFormat/>
    <w:rsid w:val="00767723"/>
    <w:pPr>
      <w:spacing w:before="0" w:after="200" w:line="240" w:lineRule="auto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mw-headline">
    <w:name w:val="mw-headline"/>
    <w:basedOn w:val="a2"/>
    <w:rsid w:val="00371695"/>
  </w:style>
  <w:style w:type="character" w:customStyle="1" w:styleId="mw-editsection1">
    <w:name w:val="mw-editsection1"/>
    <w:basedOn w:val="a2"/>
    <w:rsid w:val="00371695"/>
  </w:style>
  <w:style w:type="character" w:customStyle="1" w:styleId="mw-editsection-bracket">
    <w:name w:val="mw-editsection-bracket"/>
    <w:basedOn w:val="a2"/>
    <w:rsid w:val="00371695"/>
  </w:style>
  <w:style w:type="character" w:customStyle="1" w:styleId="reference-text">
    <w:name w:val="reference-text"/>
    <w:basedOn w:val="a2"/>
    <w:rsid w:val="00371695"/>
  </w:style>
  <w:style w:type="paragraph" w:styleId="31">
    <w:name w:val="toc 3"/>
    <w:basedOn w:val="a1"/>
    <w:next w:val="a1"/>
    <w:autoRedefine/>
    <w:uiPriority w:val="39"/>
    <w:rsid w:val="00575501"/>
    <w:pPr>
      <w:spacing w:after="100"/>
      <w:ind w:left="440"/>
    </w:pPr>
  </w:style>
  <w:style w:type="paragraph" w:customStyle="1" w:styleId="aff2">
    <w:name w:val="Заголовок вне оглавления"/>
    <w:basedOn w:val="a1"/>
    <w:next w:val="a1"/>
    <w:qFormat/>
    <w:rsid w:val="00575501"/>
    <w:rPr>
      <w:b/>
      <w:sz w:val="28"/>
    </w:rPr>
  </w:style>
  <w:style w:type="character" w:customStyle="1" w:styleId="mw-editsection">
    <w:name w:val="mw-editsection"/>
    <w:basedOn w:val="a2"/>
    <w:rsid w:val="00602113"/>
  </w:style>
  <w:style w:type="character" w:customStyle="1" w:styleId="mw-editsection-divider">
    <w:name w:val="mw-editsection-divider"/>
    <w:basedOn w:val="a2"/>
    <w:rsid w:val="00602113"/>
  </w:style>
  <w:style w:type="paragraph" w:customStyle="1" w:styleId="TimesNewRoman120">
    <w:name w:val="Стиль Абзац списка + Times New Roman 12 пт Перед:  0 пт После:  ..."/>
    <w:basedOn w:val="a0"/>
    <w:rsid w:val="00286DE8"/>
    <w:pPr>
      <w:spacing w:before="0" w:after="0" w:line="300" w:lineRule="auto"/>
      <w:ind w:left="1281" w:hanging="357"/>
    </w:pPr>
    <w:rPr>
      <w:rFonts w:ascii="Times New Roman" w:hAnsi="Times New Roman"/>
      <w:sz w:val="24"/>
      <w:szCs w:val="20"/>
    </w:rPr>
  </w:style>
  <w:style w:type="paragraph" w:customStyle="1" w:styleId="TimesNewRoman1201">
    <w:name w:val="Стиль Абзац списка + Times New Roman 12 пт Перед:  0 пт После:  ...1"/>
    <w:basedOn w:val="a0"/>
    <w:rsid w:val="00456D25"/>
    <w:pPr>
      <w:spacing w:before="0" w:after="0" w:line="300" w:lineRule="auto"/>
    </w:pPr>
    <w:rPr>
      <w:szCs w:val="20"/>
    </w:rPr>
  </w:style>
  <w:style w:type="paragraph" w:customStyle="1" w:styleId="1Arial">
    <w:name w:val="ТСпис1Arial"/>
    <w:basedOn w:val="a1"/>
    <w:next w:val="a1"/>
    <w:rsid w:val="00A359C0"/>
    <w:pPr>
      <w:numPr>
        <w:numId w:val="8"/>
      </w:numPr>
      <w:suppressAutoHyphens/>
      <w:spacing w:before="0" w:after="0" w:line="240" w:lineRule="auto"/>
      <w:jc w:val="left"/>
      <w:outlineLvl w:val="0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2Arial">
    <w:name w:val="ТСпис2Arial"/>
    <w:basedOn w:val="a1"/>
    <w:next w:val="a1"/>
    <w:rsid w:val="00A359C0"/>
    <w:pPr>
      <w:numPr>
        <w:ilvl w:val="1"/>
        <w:numId w:val="8"/>
      </w:numPr>
      <w:suppressAutoHyphens/>
      <w:spacing w:before="0" w:after="0" w:line="240" w:lineRule="auto"/>
      <w:jc w:val="left"/>
      <w:outlineLvl w:val="1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3Arial">
    <w:name w:val="ТСпис3Arial"/>
    <w:basedOn w:val="a1"/>
    <w:rsid w:val="00A359C0"/>
    <w:pPr>
      <w:numPr>
        <w:ilvl w:val="2"/>
        <w:numId w:val="8"/>
      </w:numPr>
      <w:suppressAutoHyphens/>
      <w:spacing w:before="0" w:after="0" w:line="240" w:lineRule="auto"/>
      <w:jc w:val="left"/>
      <w:outlineLvl w:val="2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4Arial">
    <w:name w:val="ТСпис4Arial"/>
    <w:basedOn w:val="a1"/>
    <w:rsid w:val="00A359C0"/>
    <w:pPr>
      <w:numPr>
        <w:ilvl w:val="3"/>
        <w:numId w:val="8"/>
      </w:numPr>
      <w:suppressAutoHyphens/>
      <w:spacing w:before="0" w:after="0" w:line="240" w:lineRule="auto"/>
      <w:jc w:val="left"/>
      <w:outlineLvl w:val="3"/>
    </w:pPr>
    <w:rPr>
      <w:rFonts w:ascii="Arial" w:hAnsi="Arial"/>
      <w:spacing w:val="-5"/>
      <w:sz w:val="20"/>
      <w:szCs w:val="20"/>
      <w:lang w:val="en-US" w:eastAsia="en-US"/>
    </w:rPr>
  </w:style>
  <w:style w:type="paragraph" w:styleId="aff3">
    <w:name w:val="Document Map"/>
    <w:basedOn w:val="a1"/>
    <w:link w:val="aff4"/>
    <w:semiHidden/>
    <w:unhideWhenUsed/>
    <w:rsid w:val="00F2237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f4">
    <w:name w:val="Схема документа Знак"/>
    <w:basedOn w:val="a2"/>
    <w:link w:val="aff3"/>
    <w:semiHidden/>
    <w:rsid w:val="00F22371"/>
    <w:rPr>
      <w:rFonts w:ascii="Tahoma" w:hAnsi="Tahoma" w:cs="Tahoma"/>
      <w:sz w:val="16"/>
      <w:szCs w:val="16"/>
    </w:rPr>
  </w:style>
  <w:style w:type="paragraph" w:customStyle="1" w:styleId="TableCellL">
    <w:name w:val="Table Cell L"/>
    <w:basedOn w:val="a1"/>
    <w:link w:val="TableCellL0"/>
    <w:rsid w:val="00FA5268"/>
    <w:pPr>
      <w:spacing w:before="0" w:after="0" w:line="240" w:lineRule="auto"/>
      <w:jc w:val="left"/>
    </w:pPr>
    <w:rPr>
      <w:rFonts w:ascii="Times New Roman" w:hAnsi="Times New Roman"/>
      <w:sz w:val="24"/>
      <w:szCs w:val="20"/>
      <w:lang w:eastAsia="en-US"/>
    </w:rPr>
  </w:style>
  <w:style w:type="character" w:customStyle="1" w:styleId="TableCellL0">
    <w:name w:val="Table Cell L Знак"/>
    <w:link w:val="TableCellL"/>
    <w:rsid w:val="00FA5268"/>
    <w:rPr>
      <w:sz w:val="24"/>
      <w:lang w:eastAsia="en-US"/>
    </w:rPr>
  </w:style>
  <w:style w:type="paragraph" w:customStyle="1" w:styleId="TableCellC">
    <w:name w:val="Table Cell C"/>
    <w:basedOn w:val="TableCellL"/>
    <w:rsid w:val="00FA5268"/>
    <w:pPr>
      <w:jc w:val="center"/>
    </w:pPr>
  </w:style>
  <w:style w:type="paragraph" w:customStyle="1" w:styleId="TableListBullet2">
    <w:name w:val="Table List Bullet (2)"/>
    <w:basedOn w:val="TableCellL"/>
    <w:rsid w:val="00FA5268"/>
    <w:pPr>
      <w:numPr>
        <w:numId w:val="15"/>
      </w:numPr>
    </w:pPr>
    <w:rPr>
      <w:lang w:val="x-none"/>
    </w:rPr>
  </w:style>
  <w:style w:type="paragraph" w:customStyle="1" w:styleId="Bullet">
    <w:name w:val="Bullet"/>
    <w:basedOn w:val="af1"/>
    <w:rsid w:val="001468CE"/>
    <w:pPr>
      <w:keepLines/>
      <w:numPr>
        <w:numId w:val="22"/>
      </w:numPr>
      <w:tabs>
        <w:tab w:val="clear" w:pos="567"/>
        <w:tab w:val="num" w:pos="3240"/>
      </w:tabs>
      <w:spacing w:before="60" w:after="60" w:line="240" w:lineRule="auto"/>
      <w:ind w:left="3237" w:hanging="357"/>
      <w:jc w:val="left"/>
    </w:pPr>
    <w:rPr>
      <w:rFonts w:ascii="Times New Roman" w:hAnsi="Times New Roman"/>
      <w:sz w:val="20"/>
      <w:szCs w:val="20"/>
    </w:rPr>
  </w:style>
  <w:style w:type="paragraph" w:customStyle="1" w:styleId="TableHeading">
    <w:name w:val="Table Heading"/>
    <w:basedOn w:val="a1"/>
    <w:rsid w:val="001468CE"/>
    <w:pPr>
      <w:keepLines/>
      <w:spacing w:line="240" w:lineRule="auto"/>
      <w:jc w:val="left"/>
    </w:pPr>
    <w:rPr>
      <w:rFonts w:ascii="Times New Roman" w:hAnsi="Times New Roman"/>
      <w:b/>
      <w:sz w:val="16"/>
      <w:szCs w:val="20"/>
    </w:rPr>
  </w:style>
  <w:style w:type="paragraph" w:styleId="aff5">
    <w:name w:val="endnote text"/>
    <w:basedOn w:val="a1"/>
    <w:link w:val="aff6"/>
    <w:semiHidden/>
    <w:unhideWhenUsed/>
    <w:rsid w:val="00FC13E8"/>
    <w:pPr>
      <w:spacing w:before="0" w:after="0"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2"/>
    <w:link w:val="aff5"/>
    <w:semiHidden/>
    <w:rsid w:val="00FC13E8"/>
    <w:rPr>
      <w:rFonts w:ascii="Arial Narrow" w:hAnsi="Arial Narrow"/>
    </w:rPr>
  </w:style>
  <w:style w:type="character" w:styleId="aff7">
    <w:name w:val="endnote reference"/>
    <w:basedOn w:val="a2"/>
    <w:semiHidden/>
    <w:unhideWhenUsed/>
    <w:rsid w:val="00FC13E8"/>
    <w:rPr>
      <w:vertAlign w:val="superscript"/>
    </w:rPr>
  </w:style>
  <w:style w:type="paragraph" w:styleId="aff8">
    <w:name w:val="Revision"/>
    <w:hidden/>
    <w:uiPriority w:val="99"/>
    <w:semiHidden/>
    <w:rsid w:val="00394177"/>
    <w:rPr>
      <w:rFonts w:ascii="Arial Narrow" w:hAnsi="Arial Narrow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uiPriority="35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uiPriority="1"/>
    <w:lsdException w:name="Body Text Indent" w:uiPriority="99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64530A"/>
    <w:pPr>
      <w:spacing w:before="120" w:after="120" w:line="276" w:lineRule="auto"/>
      <w:jc w:val="both"/>
    </w:pPr>
    <w:rPr>
      <w:rFonts w:ascii="Arial Narrow" w:hAnsi="Arial Narrow"/>
      <w:sz w:val="22"/>
      <w:szCs w:val="22"/>
    </w:rPr>
  </w:style>
  <w:style w:type="paragraph" w:styleId="1">
    <w:name w:val="heading 1"/>
    <w:basedOn w:val="a1"/>
    <w:next w:val="a1"/>
    <w:qFormat/>
    <w:rsid w:val="00626E8F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rsid w:val="00575501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1"/>
    <w:next w:val="a1"/>
    <w:link w:val="30"/>
    <w:unhideWhenUsed/>
    <w:qFormat/>
    <w:rsid w:val="00280D7B"/>
    <w:pPr>
      <w:keepNext/>
      <w:keepLines/>
      <w:numPr>
        <w:ilvl w:val="2"/>
        <w:numId w:val="1"/>
      </w:numPr>
      <w:spacing w:before="200"/>
      <w:outlineLvl w:val="2"/>
    </w:pPr>
    <w:rPr>
      <w:b/>
    </w:rPr>
  </w:style>
  <w:style w:type="paragraph" w:styleId="4">
    <w:name w:val="heading 4"/>
    <w:basedOn w:val="a1"/>
    <w:next w:val="a1"/>
    <w:link w:val="40"/>
    <w:unhideWhenUsed/>
    <w:qFormat/>
    <w:rsid w:val="00FB3BE3"/>
    <w:pPr>
      <w:keepNext/>
      <w:keepLines/>
      <w:numPr>
        <w:ilvl w:val="3"/>
        <w:numId w:val="1"/>
      </w:numPr>
      <w:spacing w:before="200"/>
      <w:outlineLvl w:val="3"/>
    </w:pPr>
    <w:rPr>
      <w:rFonts w:ascii="Cambria" w:hAnsi="Cambria"/>
      <w:b/>
      <w:bCs/>
      <w:i/>
      <w:iCs/>
    </w:rPr>
  </w:style>
  <w:style w:type="paragraph" w:styleId="5">
    <w:name w:val="heading 5"/>
    <w:basedOn w:val="a1"/>
    <w:next w:val="a1"/>
    <w:link w:val="50"/>
    <w:unhideWhenUsed/>
    <w:qFormat/>
    <w:rsid w:val="00440AA0"/>
    <w:pPr>
      <w:keepNext/>
      <w:keepLines/>
      <w:numPr>
        <w:ilvl w:val="4"/>
        <w:numId w:val="1"/>
      </w:numPr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1"/>
    <w:next w:val="a1"/>
    <w:link w:val="60"/>
    <w:semiHidden/>
    <w:unhideWhenUsed/>
    <w:qFormat/>
    <w:rsid w:val="00440AA0"/>
    <w:pPr>
      <w:keepNext/>
      <w:keepLines/>
      <w:numPr>
        <w:ilvl w:val="5"/>
        <w:numId w:val="1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1"/>
    <w:next w:val="a1"/>
    <w:link w:val="70"/>
    <w:semiHidden/>
    <w:unhideWhenUsed/>
    <w:qFormat/>
    <w:rsid w:val="00440AA0"/>
    <w:pPr>
      <w:keepNext/>
      <w:keepLines/>
      <w:numPr>
        <w:ilvl w:val="6"/>
        <w:numId w:val="1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1"/>
    <w:next w:val="a1"/>
    <w:link w:val="80"/>
    <w:semiHidden/>
    <w:unhideWhenUsed/>
    <w:qFormat/>
    <w:rsid w:val="00440AA0"/>
    <w:pPr>
      <w:keepNext/>
      <w:keepLines/>
      <w:numPr>
        <w:ilvl w:val="7"/>
        <w:numId w:val="1"/>
      </w:numPr>
      <w:spacing w:before="200"/>
      <w:outlineLvl w:val="7"/>
    </w:pPr>
    <w:rPr>
      <w:rFonts w:ascii="Cambria" w:hAnsi="Cambria"/>
      <w:color w:val="404040"/>
      <w:sz w:val="20"/>
      <w:szCs w:val="20"/>
    </w:rPr>
  </w:style>
  <w:style w:type="paragraph" w:styleId="9">
    <w:name w:val="heading 9"/>
    <w:basedOn w:val="a1"/>
    <w:next w:val="a1"/>
    <w:link w:val="90"/>
    <w:semiHidden/>
    <w:unhideWhenUsed/>
    <w:qFormat/>
    <w:rsid w:val="00440AA0"/>
    <w:pPr>
      <w:keepNext/>
      <w:keepLines/>
      <w:numPr>
        <w:ilvl w:val="8"/>
        <w:numId w:val="1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6B50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uiPriority w:val="99"/>
    <w:rsid w:val="008E4518"/>
    <w:rPr>
      <w:color w:val="0000FF"/>
      <w:u w:val="single"/>
    </w:rPr>
  </w:style>
  <w:style w:type="paragraph" w:customStyle="1" w:styleId="a7">
    <w:name w:val="Название документа"/>
    <w:basedOn w:val="a1"/>
    <w:next w:val="a1"/>
    <w:rsid w:val="008E4518"/>
    <w:pPr>
      <w:spacing w:before="960"/>
      <w:jc w:val="center"/>
    </w:pPr>
    <w:rPr>
      <w:rFonts w:ascii="Arial" w:hAnsi="Arial"/>
      <w:caps/>
      <w:sz w:val="32"/>
      <w:lang w:val="en-GB"/>
    </w:rPr>
  </w:style>
  <w:style w:type="paragraph" w:styleId="a8">
    <w:name w:val="footer"/>
    <w:basedOn w:val="a1"/>
    <w:rsid w:val="008E4518"/>
    <w:pPr>
      <w:tabs>
        <w:tab w:val="center" w:pos="4677"/>
        <w:tab w:val="right" w:pos="9355"/>
      </w:tabs>
    </w:pPr>
  </w:style>
  <w:style w:type="paragraph" w:styleId="10">
    <w:name w:val="toc 1"/>
    <w:basedOn w:val="a1"/>
    <w:next w:val="a1"/>
    <w:autoRedefine/>
    <w:uiPriority w:val="39"/>
    <w:rsid w:val="008E4518"/>
  </w:style>
  <w:style w:type="paragraph" w:styleId="20">
    <w:name w:val="toc 2"/>
    <w:basedOn w:val="a1"/>
    <w:next w:val="a1"/>
    <w:autoRedefine/>
    <w:uiPriority w:val="39"/>
    <w:rsid w:val="008E4518"/>
    <w:pPr>
      <w:ind w:left="240"/>
    </w:pPr>
  </w:style>
  <w:style w:type="paragraph" w:styleId="a9">
    <w:name w:val="header"/>
    <w:basedOn w:val="a1"/>
    <w:link w:val="aa"/>
    <w:rsid w:val="008E4518"/>
    <w:pPr>
      <w:tabs>
        <w:tab w:val="center" w:pos="4677"/>
        <w:tab w:val="right" w:pos="9355"/>
      </w:tabs>
    </w:pPr>
  </w:style>
  <w:style w:type="paragraph" w:customStyle="1" w:styleId="ab">
    <w:name w:val="Заголовок таблицы"/>
    <w:basedOn w:val="a1"/>
    <w:rsid w:val="00156328"/>
    <w:pPr>
      <w:keepNext/>
      <w:keepLines/>
      <w:spacing w:before="60" w:after="40"/>
    </w:pPr>
    <w:rPr>
      <w:b/>
      <w:sz w:val="18"/>
      <w:szCs w:val="20"/>
    </w:rPr>
  </w:style>
  <w:style w:type="paragraph" w:customStyle="1" w:styleId="ac">
    <w:name w:val="Текст таблицы"/>
    <w:basedOn w:val="a1"/>
    <w:rsid w:val="00156328"/>
    <w:pPr>
      <w:spacing w:before="40" w:after="60"/>
    </w:pPr>
    <w:rPr>
      <w:rFonts w:ascii="Arial" w:hAnsi="Arial"/>
      <w:sz w:val="16"/>
      <w:szCs w:val="20"/>
    </w:rPr>
  </w:style>
  <w:style w:type="paragraph" w:styleId="ad">
    <w:name w:val="Balloon Text"/>
    <w:basedOn w:val="a1"/>
    <w:link w:val="ae"/>
    <w:uiPriority w:val="99"/>
    <w:rsid w:val="00685611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link w:val="ad"/>
    <w:uiPriority w:val="99"/>
    <w:rsid w:val="00685611"/>
    <w:rPr>
      <w:rFonts w:ascii="Tahoma" w:hAnsi="Tahoma" w:cs="Tahoma"/>
      <w:sz w:val="16"/>
      <w:szCs w:val="16"/>
    </w:rPr>
  </w:style>
  <w:style w:type="paragraph" w:styleId="af">
    <w:name w:val="Body Text Indent"/>
    <w:basedOn w:val="a1"/>
    <w:link w:val="af0"/>
    <w:uiPriority w:val="99"/>
    <w:unhideWhenUsed/>
    <w:rsid w:val="00685611"/>
    <w:pPr>
      <w:ind w:left="283"/>
    </w:pPr>
    <w:rPr>
      <w:lang w:val="en-US" w:eastAsia="en-US"/>
    </w:rPr>
  </w:style>
  <w:style w:type="character" w:customStyle="1" w:styleId="af0">
    <w:name w:val="Основной текст с отступом Знак"/>
    <w:link w:val="af"/>
    <w:uiPriority w:val="99"/>
    <w:rsid w:val="00685611"/>
    <w:rPr>
      <w:sz w:val="24"/>
      <w:szCs w:val="24"/>
      <w:lang w:val="en-US" w:eastAsia="en-US"/>
    </w:rPr>
  </w:style>
  <w:style w:type="paragraph" w:styleId="af1">
    <w:name w:val="Body Text"/>
    <w:basedOn w:val="a1"/>
    <w:link w:val="af2"/>
    <w:rsid w:val="005A10B6"/>
  </w:style>
  <w:style w:type="character" w:customStyle="1" w:styleId="af2">
    <w:name w:val="Основной текст Знак"/>
    <w:link w:val="af1"/>
    <w:rsid w:val="005A10B6"/>
    <w:rPr>
      <w:sz w:val="24"/>
      <w:szCs w:val="24"/>
    </w:rPr>
  </w:style>
  <w:style w:type="paragraph" w:customStyle="1" w:styleId="InfoBlue">
    <w:name w:val="InfoBlue"/>
    <w:basedOn w:val="a1"/>
    <w:next w:val="a1"/>
    <w:autoRedefine/>
    <w:rsid w:val="005A10B6"/>
    <w:pPr>
      <w:keepLines/>
      <w:tabs>
        <w:tab w:val="left" w:pos="540"/>
        <w:tab w:val="left" w:pos="1260"/>
      </w:tabs>
      <w:spacing w:line="240" w:lineRule="atLeast"/>
    </w:pPr>
    <w:rPr>
      <w:rFonts w:ascii="Times" w:hAnsi="Times"/>
      <w:i/>
      <w:color w:val="0000FF"/>
      <w:sz w:val="20"/>
      <w:szCs w:val="20"/>
      <w:lang w:eastAsia="en-US"/>
    </w:rPr>
  </w:style>
  <w:style w:type="character" w:customStyle="1" w:styleId="30">
    <w:name w:val="Заголовок 3 Знак"/>
    <w:link w:val="3"/>
    <w:rsid w:val="00280D7B"/>
    <w:rPr>
      <w:rFonts w:ascii="Arial Narrow" w:hAnsi="Arial Narrow"/>
      <w:b/>
      <w:sz w:val="22"/>
      <w:szCs w:val="22"/>
    </w:rPr>
  </w:style>
  <w:style w:type="character" w:customStyle="1" w:styleId="40">
    <w:name w:val="Заголовок 4 Знак"/>
    <w:link w:val="4"/>
    <w:rsid w:val="00FB3BE3"/>
    <w:rPr>
      <w:rFonts w:ascii="Cambria" w:hAnsi="Cambria"/>
      <w:b/>
      <w:bCs/>
      <w:i/>
      <w:iCs/>
      <w:sz w:val="22"/>
      <w:szCs w:val="22"/>
    </w:rPr>
  </w:style>
  <w:style w:type="character" w:customStyle="1" w:styleId="50">
    <w:name w:val="Заголовок 5 Знак"/>
    <w:link w:val="5"/>
    <w:rsid w:val="00440AA0"/>
    <w:rPr>
      <w:rFonts w:ascii="Cambria" w:hAnsi="Cambria"/>
      <w:color w:val="243F60"/>
      <w:sz w:val="22"/>
      <w:szCs w:val="22"/>
    </w:rPr>
  </w:style>
  <w:style w:type="character" w:customStyle="1" w:styleId="60">
    <w:name w:val="Заголовок 6 Знак"/>
    <w:link w:val="6"/>
    <w:semiHidden/>
    <w:rsid w:val="00440AA0"/>
    <w:rPr>
      <w:rFonts w:ascii="Cambria" w:hAnsi="Cambria"/>
      <w:i/>
      <w:iCs/>
      <w:color w:val="243F60"/>
      <w:sz w:val="22"/>
      <w:szCs w:val="22"/>
    </w:rPr>
  </w:style>
  <w:style w:type="character" w:customStyle="1" w:styleId="70">
    <w:name w:val="Заголовок 7 Знак"/>
    <w:link w:val="7"/>
    <w:semiHidden/>
    <w:rsid w:val="00440AA0"/>
    <w:rPr>
      <w:rFonts w:ascii="Cambria" w:hAnsi="Cambria"/>
      <w:i/>
      <w:iCs/>
      <w:color w:val="404040"/>
      <w:sz w:val="22"/>
      <w:szCs w:val="22"/>
    </w:rPr>
  </w:style>
  <w:style w:type="character" w:customStyle="1" w:styleId="80">
    <w:name w:val="Заголовок 8 Знак"/>
    <w:link w:val="8"/>
    <w:semiHidden/>
    <w:rsid w:val="00440AA0"/>
    <w:rPr>
      <w:rFonts w:ascii="Cambria" w:hAnsi="Cambria"/>
      <w:color w:val="404040"/>
    </w:rPr>
  </w:style>
  <w:style w:type="character" w:customStyle="1" w:styleId="90">
    <w:name w:val="Заголовок 9 Знак"/>
    <w:link w:val="9"/>
    <w:semiHidden/>
    <w:rsid w:val="00440AA0"/>
    <w:rPr>
      <w:rFonts w:ascii="Cambria" w:hAnsi="Cambria"/>
      <w:i/>
      <w:iCs/>
      <w:color w:val="404040"/>
    </w:rPr>
  </w:style>
  <w:style w:type="paragraph" w:styleId="af3">
    <w:name w:val="Normal (Web)"/>
    <w:basedOn w:val="a1"/>
    <w:uiPriority w:val="99"/>
    <w:unhideWhenUsed/>
    <w:rsid w:val="007A3F2C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a0">
    <w:name w:val="List Paragraph"/>
    <w:basedOn w:val="a1"/>
    <w:uiPriority w:val="34"/>
    <w:qFormat/>
    <w:rsid w:val="0064530A"/>
    <w:pPr>
      <w:numPr>
        <w:numId w:val="2"/>
      </w:numPr>
      <w:contextualSpacing/>
    </w:pPr>
  </w:style>
  <w:style w:type="character" w:styleId="af4">
    <w:name w:val="annotation reference"/>
    <w:unhideWhenUsed/>
    <w:rsid w:val="007A3F2C"/>
    <w:rPr>
      <w:sz w:val="16"/>
      <w:szCs w:val="16"/>
    </w:rPr>
  </w:style>
  <w:style w:type="paragraph" w:styleId="af5">
    <w:name w:val="annotation text"/>
    <w:basedOn w:val="a1"/>
    <w:link w:val="af6"/>
    <w:unhideWhenUsed/>
    <w:rsid w:val="007A3F2C"/>
    <w:rPr>
      <w:rFonts w:ascii="Times New Roman" w:hAnsi="Times New Roman"/>
      <w:sz w:val="20"/>
      <w:szCs w:val="20"/>
      <w:lang w:val="en-US" w:eastAsia="en-US"/>
    </w:rPr>
  </w:style>
  <w:style w:type="character" w:customStyle="1" w:styleId="af6">
    <w:name w:val="Текст примечания Знак"/>
    <w:link w:val="af5"/>
    <w:rsid w:val="007A3F2C"/>
    <w:rPr>
      <w:lang w:val="en-US" w:eastAsia="en-US"/>
    </w:rPr>
  </w:style>
  <w:style w:type="character" w:customStyle="1" w:styleId="HelpText">
    <w:name w:val="Help Text"/>
    <w:rsid w:val="007A3F2C"/>
    <w:rPr>
      <w:i/>
      <w:vanish/>
      <w:color w:val="FF0000"/>
    </w:rPr>
  </w:style>
  <w:style w:type="table" w:customStyle="1" w:styleId="-11">
    <w:name w:val="Светлая сетка - Акцент 11"/>
    <w:basedOn w:val="a3"/>
    <w:uiPriority w:val="62"/>
    <w:rsid w:val="007A3F2C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customStyle="1" w:styleId="aa">
    <w:name w:val="Верхний колонтитул Знак"/>
    <w:link w:val="a9"/>
    <w:uiPriority w:val="99"/>
    <w:rsid w:val="009D47DF"/>
    <w:rPr>
      <w:rFonts w:ascii="Arial Narrow" w:hAnsi="Arial Narrow"/>
      <w:sz w:val="22"/>
      <w:szCs w:val="22"/>
    </w:rPr>
  </w:style>
  <w:style w:type="paragraph" w:customStyle="1" w:styleId="ModelerNormal">
    <w:name w:val="ModelerNormal"/>
    <w:basedOn w:val="a1"/>
    <w:qFormat/>
    <w:rsid w:val="0072059F"/>
    <w:rPr>
      <w:rFonts w:ascii="Arial" w:hAnsi="Arial"/>
      <w:sz w:val="20"/>
      <w:szCs w:val="20"/>
      <w:lang w:val="en-US" w:eastAsia="es-ES"/>
    </w:rPr>
  </w:style>
  <w:style w:type="paragraph" w:customStyle="1" w:styleId="bizHeading4">
    <w:name w:val="bizHeading4"/>
    <w:basedOn w:val="4"/>
    <w:next w:val="a1"/>
    <w:rsid w:val="0072059F"/>
    <w:pPr>
      <w:keepLines w:val="0"/>
      <w:numPr>
        <w:numId w:val="0"/>
      </w:numPr>
      <w:tabs>
        <w:tab w:val="num" w:pos="1368"/>
      </w:tabs>
      <w:spacing w:before="120" w:after="60"/>
      <w:ind w:left="1368" w:hanging="864"/>
    </w:pPr>
    <w:rPr>
      <w:rFonts w:ascii="Verdana" w:hAnsi="Verdana"/>
      <w:i w:val="0"/>
      <w:iCs w:val="0"/>
      <w:sz w:val="20"/>
      <w:szCs w:val="20"/>
      <w:lang w:val="en-US" w:eastAsia="es-ES"/>
    </w:rPr>
  </w:style>
  <w:style w:type="character" w:styleId="af7">
    <w:name w:val="Strong"/>
    <w:qFormat/>
    <w:rsid w:val="0072059F"/>
    <w:rPr>
      <w:b/>
      <w:bCs/>
    </w:rPr>
  </w:style>
  <w:style w:type="paragraph" w:styleId="af8">
    <w:name w:val="No Spacing"/>
    <w:uiPriority w:val="1"/>
    <w:qFormat/>
    <w:rsid w:val="0072059F"/>
    <w:rPr>
      <w:sz w:val="24"/>
      <w:szCs w:val="24"/>
    </w:rPr>
  </w:style>
  <w:style w:type="paragraph" w:customStyle="1" w:styleId="af9">
    <w:name w:val="основной текст ТЗ без отступа"/>
    <w:basedOn w:val="a1"/>
    <w:rsid w:val="00EF7A20"/>
    <w:pPr>
      <w:suppressLineNumbers/>
      <w:suppressAutoHyphens/>
      <w:spacing w:before="60" w:after="60" w:line="360" w:lineRule="auto"/>
      <w:ind w:firstLine="567"/>
    </w:pPr>
    <w:rPr>
      <w:rFonts w:ascii="Arial" w:eastAsia="Calibri" w:hAnsi="Arial" w:cs="Arial"/>
      <w:kern w:val="24"/>
      <w:sz w:val="20"/>
      <w:szCs w:val="20"/>
    </w:rPr>
  </w:style>
  <w:style w:type="paragraph" w:customStyle="1" w:styleId="11">
    <w:name w:val="Абзац списка1"/>
    <w:basedOn w:val="a1"/>
    <w:rsid w:val="004263A6"/>
    <w:pPr>
      <w:ind w:left="720"/>
      <w:contextualSpacing/>
    </w:pPr>
    <w:rPr>
      <w:rFonts w:ascii="Times New Roman" w:hAnsi="Times New Roman"/>
      <w:sz w:val="24"/>
      <w:lang w:eastAsia="en-US"/>
    </w:rPr>
  </w:style>
  <w:style w:type="character" w:customStyle="1" w:styleId="infovalue">
    <w:name w:val="info_value"/>
    <w:basedOn w:val="a2"/>
    <w:rsid w:val="005E7800"/>
    <w:rPr>
      <w:rFonts w:ascii="Georgia" w:hAnsi="Georgia" w:hint="default"/>
      <w:b w:val="0"/>
      <w:bCs w:val="0"/>
      <w:sz w:val="27"/>
      <w:szCs w:val="27"/>
    </w:rPr>
  </w:style>
  <w:style w:type="character" w:styleId="afa">
    <w:name w:val="FollowedHyperlink"/>
    <w:basedOn w:val="a2"/>
    <w:rsid w:val="005E7800"/>
    <w:rPr>
      <w:color w:val="800080" w:themeColor="followedHyperlink"/>
      <w:u w:val="single"/>
    </w:rPr>
  </w:style>
  <w:style w:type="paragraph" w:styleId="afb">
    <w:name w:val="annotation subject"/>
    <w:basedOn w:val="af5"/>
    <w:next w:val="af5"/>
    <w:link w:val="afc"/>
    <w:rsid w:val="00726010"/>
    <w:rPr>
      <w:rFonts w:ascii="Arial Narrow" w:hAnsi="Arial Narrow"/>
      <w:b/>
      <w:bCs/>
      <w:lang w:val="ru-RU" w:eastAsia="ru-RU"/>
    </w:rPr>
  </w:style>
  <w:style w:type="character" w:customStyle="1" w:styleId="afc">
    <w:name w:val="Тема примечания Знак"/>
    <w:basedOn w:val="af6"/>
    <w:link w:val="afb"/>
    <w:rsid w:val="00726010"/>
    <w:rPr>
      <w:rFonts w:ascii="Arial Narrow" w:hAnsi="Arial Narrow"/>
      <w:b/>
      <w:bCs/>
      <w:lang w:val="en-US" w:eastAsia="en-US"/>
    </w:rPr>
  </w:style>
  <w:style w:type="paragraph" w:customStyle="1" w:styleId="afd">
    <w:name w:val="Ячейка таблицы"/>
    <w:basedOn w:val="a1"/>
    <w:uiPriority w:val="99"/>
    <w:rsid w:val="00CC7D69"/>
    <w:rPr>
      <w:rFonts w:ascii="Times New Roman" w:hAnsi="Times New Roman"/>
      <w:sz w:val="24"/>
      <w:szCs w:val="24"/>
    </w:rPr>
  </w:style>
  <w:style w:type="paragraph" w:styleId="afe">
    <w:name w:val="footnote text"/>
    <w:basedOn w:val="a1"/>
    <w:link w:val="aff"/>
    <w:unhideWhenUsed/>
    <w:rsid w:val="005D2AA0"/>
    <w:pPr>
      <w:spacing w:before="0"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f">
    <w:name w:val="Текст сноски Знак"/>
    <w:basedOn w:val="a2"/>
    <w:link w:val="afe"/>
    <w:rsid w:val="005D2AA0"/>
    <w:rPr>
      <w:rFonts w:asciiTheme="minorHAnsi" w:eastAsiaTheme="minorHAnsi" w:hAnsiTheme="minorHAnsi" w:cstheme="minorBidi"/>
      <w:lang w:eastAsia="en-US"/>
    </w:rPr>
  </w:style>
  <w:style w:type="character" w:styleId="aff0">
    <w:name w:val="footnote reference"/>
    <w:basedOn w:val="a2"/>
    <w:unhideWhenUsed/>
    <w:rsid w:val="00CB59BD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7977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797713"/>
    <w:rPr>
      <w:rFonts w:ascii="Courier New" w:hAnsi="Courier New" w:cs="Courier New"/>
    </w:rPr>
  </w:style>
  <w:style w:type="character" w:styleId="HTML1">
    <w:name w:val="HTML Code"/>
    <w:basedOn w:val="a2"/>
    <w:uiPriority w:val="99"/>
    <w:unhideWhenUsed/>
    <w:rsid w:val="00184F20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Список маркированный"/>
    <w:rsid w:val="00767723"/>
    <w:pPr>
      <w:numPr>
        <w:numId w:val="3"/>
      </w:numPr>
      <w:spacing w:after="200" w:line="360" w:lineRule="auto"/>
      <w:jc w:val="both"/>
    </w:pPr>
    <w:rPr>
      <w:rFonts w:eastAsiaTheme="minorHAnsi" w:cstheme="minorBidi"/>
      <w:sz w:val="22"/>
      <w:lang w:eastAsia="en-US"/>
    </w:rPr>
  </w:style>
  <w:style w:type="paragraph" w:styleId="aff1">
    <w:name w:val="caption"/>
    <w:basedOn w:val="a1"/>
    <w:next w:val="a1"/>
    <w:uiPriority w:val="35"/>
    <w:unhideWhenUsed/>
    <w:qFormat/>
    <w:rsid w:val="00767723"/>
    <w:pPr>
      <w:spacing w:before="0" w:after="200" w:line="240" w:lineRule="auto"/>
      <w:jc w:val="left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mw-headline">
    <w:name w:val="mw-headline"/>
    <w:basedOn w:val="a2"/>
    <w:rsid w:val="00371695"/>
  </w:style>
  <w:style w:type="character" w:customStyle="1" w:styleId="mw-editsection1">
    <w:name w:val="mw-editsection1"/>
    <w:basedOn w:val="a2"/>
    <w:rsid w:val="00371695"/>
  </w:style>
  <w:style w:type="character" w:customStyle="1" w:styleId="mw-editsection-bracket">
    <w:name w:val="mw-editsection-bracket"/>
    <w:basedOn w:val="a2"/>
    <w:rsid w:val="00371695"/>
  </w:style>
  <w:style w:type="character" w:customStyle="1" w:styleId="reference-text">
    <w:name w:val="reference-text"/>
    <w:basedOn w:val="a2"/>
    <w:rsid w:val="00371695"/>
  </w:style>
  <w:style w:type="paragraph" w:styleId="31">
    <w:name w:val="toc 3"/>
    <w:basedOn w:val="a1"/>
    <w:next w:val="a1"/>
    <w:autoRedefine/>
    <w:uiPriority w:val="39"/>
    <w:rsid w:val="00575501"/>
    <w:pPr>
      <w:spacing w:after="100"/>
      <w:ind w:left="440"/>
    </w:pPr>
  </w:style>
  <w:style w:type="paragraph" w:customStyle="1" w:styleId="aff2">
    <w:name w:val="Заголовок вне оглавления"/>
    <w:basedOn w:val="a1"/>
    <w:next w:val="a1"/>
    <w:qFormat/>
    <w:rsid w:val="00575501"/>
    <w:rPr>
      <w:b/>
      <w:sz w:val="28"/>
    </w:rPr>
  </w:style>
  <w:style w:type="character" w:customStyle="1" w:styleId="mw-editsection">
    <w:name w:val="mw-editsection"/>
    <w:basedOn w:val="a2"/>
    <w:rsid w:val="00602113"/>
  </w:style>
  <w:style w:type="character" w:customStyle="1" w:styleId="mw-editsection-divider">
    <w:name w:val="mw-editsection-divider"/>
    <w:basedOn w:val="a2"/>
    <w:rsid w:val="00602113"/>
  </w:style>
  <w:style w:type="paragraph" w:customStyle="1" w:styleId="TimesNewRoman120">
    <w:name w:val="Стиль Абзац списка + Times New Roman 12 пт Перед:  0 пт После:  ..."/>
    <w:basedOn w:val="a0"/>
    <w:rsid w:val="00286DE8"/>
    <w:pPr>
      <w:spacing w:before="0" w:after="0" w:line="300" w:lineRule="auto"/>
      <w:ind w:left="1281" w:hanging="357"/>
    </w:pPr>
    <w:rPr>
      <w:rFonts w:ascii="Times New Roman" w:hAnsi="Times New Roman"/>
      <w:sz w:val="24"/>
      <w:szCs w:val="20"/>
    </w:rPr>
  </w:style>
  <w:style w:type="paragraph" w:customStyle="1" w:styleId="TimesNewRoman1201">
    <w:name w:val="Стиль Абзац списка + Times New Roman 12 пт Перед:  0 пт После:  ...1"/>
    <w:basedOn w:val="a0"/>
    <w:rsid w:val="00456D25"/>
    <w:pPr>
      <w:spacing w:before="0" w:after="0" w:line="300" w:lineRule="auto"/>
    </w:pPr>
    <w:rPr>
      <w:szCs w:val="20"/>
    </w:rPr>
  </w:style>
  <w:style w:type="paragraph" w:customStyle="1" w:styleId="1Arial">
    <w:name w:val="ТСпис1Arial"/>
    <w:basedOn w:val="a1"/>
    <w:next w:val="a1"/>
    <w:rsid w:val="00A359C0"/>
    <w:pPr>
      <w:numPr>
        <w:numId w:val="8"/>
      </w:numPr>
      <w:suppressAutoHyphens/>
      <w:spacing w:before="0" w:after="0" w:line="240" w:lineRule="auto"/>
      <w:jc w:val="left"/>
      <w:outlineLvl w:val="0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2Arial">
    <w:name w:val="ТСпис2Arial"/>
    <w:basedOn w:val="a1"/>
    <w:next w:val="a1"/>
    <w:rsid w:val="00A359C0"/>
    <w:pPr>
      <w:numPr>
        <w:ilvl w:val="1"/>
        <w:numId w:val="8"/>
      </w:numPr>
      <w:suppressAutoHyphens/>
      <w:spacing w:before="0" w:after="0" w:line="240" w:lineRule="auto"/>
      <w:jc w:val="left"/>
      <w:outlineLvl w:val="1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3Arial">
    <w:name w:val="ТСпис3Arial"/>
    <w:basedOn w:val="a1"/>
    <w:rsid w:val="00A359C0"/>
    <w:pPr>
      <w:numPr>
        <w:ilvl w:val="2"/>
        <w:numId w:val="8"/>
      </w:numPr>
      <w:suppressAutoHyphens/>
      <w:spacing w:before="0" w:after="0" w:line="240" w:lineRule="auto"/>
      <w:jc w:val="left"/>
      <w:outlineLvl w:val="2"/>
    </w:pPr>
    <w:rPr>
      <w:rFonts w:ascii="Arial" w:hAnsi="Arial"/>
      <w:spacing w:val="-5"/>
      <w:sz w:val="20"/>
      <w:szCs w:val="20"/>
      <w:lang w:val="en-US" w:eastAsia="en-US"/>
    </w:rPr>
  </w:style>
  <w:style w:type="paragraph" w:customStyle="1" w:styleId="4Arial">
    <w:name w:val="ТСпис4Arial"/>
    <w:basedOn w:val="a1"/>
    <w:rsid w:val="00A359C0"/>
    <w:pPr>
      <w:numPr>
        <w:ilvl w:val="3"/>
        <w:numId w:val="8"/>
      </w:numPr>
      <w:suppressAutoHyphens/>
      <w:spacing w:before="0" w:after="0" w:line="240" w:lineRule="auto"/>
      <w:jc w:val="left"/>
      <w:outlineLvl w:val="3"/>
    </w:pPr>
    <w:rPr>
      <w:rFonts w:ascii="Arial" w:hAnsi="Arial"/>
      <w:spacing w:val="-5"/>
      <w:sz w:val="20"/>
      <w:szCs w:val="20"/>
      <w:lang w:val="en-US" w:eastAsia="en-US"/>
    </w:rPr>
  </w:style>
  <w:style w:type="paragraph" w:styleId="aff3">
    <w:name w:val="Document Map"/>
    <w:basedOn w:val="a1"/>
    <w:link w:val="aff4"/>
    <w:semiHidden/>
    <w:unhideWhenUsed/>
    <w:rsid w:val="00F2237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ff4">
    <w:name w:val="Схема документа Знак"/>
    <w:basedOn w:val="a2"/>
    <w:link w:val="aff3"/>
    <w:semiHidden/>
    <w:rsid w:val="00F22371"/>
    <w:rPr>
      <w:rFonts w:ascii="Tahoma" w:hAnsi="Tahoma" w:cs="Tahoma"/>
      <w:sz w:val="16"/>
      <w:szCs w:val="16"/>
    </w:rPr>
  </w:style>
  <w:style w:type="paragraph" w:customStyle="1" w:styleId="TableCellL">
    <w:name w:val="Table Cell L"/>
    <w:basedOn w:val="a1"/>
    <w:link w:val="TableCellL0"/>
    <w:rsid w:val="00FA5268"/>
    <w:pPr>
      <w:spacing w:before="0" w:after="0" w:line="240" w:lineRule="auto"/>
      <w:jc w:val="left"/>
    </w:pPr>
    <w:rPr>
      <w:rFonts w:ascii="Times New Roman" w:hAnsi="Times New Roman"/>
      <w:sz w:val="24"/>
      <w:szCs w:val="20"/>
      <w:lang w:eastAsia="en-US"/>
    </w:rPr>
  </w:style>
  <w:style w:type="character" w:customStyle="1" w:styleId="TableCellL0">
    <w:name w:val="Table Cell L Знак"/>
    <w:link w:val="TableCellL"/>
    <w:rsid w:val="00FA5268"/>
    <w:rPr>
      <w:sz w:val="24"/>
      <w:lang w:eastAsia="en-US"/>
    </w:rPr>
  </w:style>
  <w:style w:type="paragraph" w:customStyle="1" w:styleId="TableCellC">
    <w:name w:val="Table Cell C"/>
    <w:basedOn w:val="TableCellL"/>
    <w:rsid w:val="00FA5268"/>
    <w:pPr>
      <w:jc w:val="center"/>
    </w:pPr>
  </w:style>
  <w:style w:type="paragraph" w:customStyle="1" w:styleId="TableListBullet2">
    <w:name w:val="Table List Bullet (2)"/>
    <w:basedOn w:val="TableCellL"/>
    <w:rsid w:val="00FA5268"/>
    <w:pPr>
      <w:numPr>
        <w:numId w:val="15"/>
      </w:numPr>
    </w:pPr>
    <w:rPr>
      <w:lang w:val="x-none"/>
    </w:rPr>
  </w:style>
  <w:style w:type="paragraph" w:customStyle="1" w:styleId="Bullet">
    <w:name w:val="Bullet"/>
    <w:basedOn w:val="af1"/>
    <w:rsid w:val="001468CE"/>
    <w:pPr>
      <w:keepLines/>
      <w:numPr>
        <w:numId w:val="22"/>
      </w:numPr>
      <w:tabs>
        <w:tab w:val="clear" w:pos="567"/>
        <w:tab w:val="num" w:pos="3240"/>
      </w:tabs>
      <w:spacing w:before="60" w:after="60" w:line="240" w:lineRule="auto"/>
      <w:ind w:left="3237" w:hanging="357"/>
      <w:jc w:val="left"/>
    </w:pPr>
    <w:rPr>
      <w:rFonts w:ascii="Times New Roman" w:hAnsi="Times New Roman"/>
      <w:sz w:val="20"/>
      <w:szCs w:val="20"/>
    </w:rPr>
  </w:style>
  <w:style w:type="paragraph" w:customStyle="1" w:styleId="TableHeading">
    <w:name w:val="Table Heading"/>
    <w:basedOn w:val="a1"/>
    <w:rsid w:val="001468CE"/>
    <w:pPr>
      <w:keepLines/>
      <w:spacing w:line="240" w:lineRule="auto"/>
      <w:jc w:val="left"/>
    </w:pPr>
    <w:rPr>
      <w:rFonts w:ascii="Times New Roman" w:hAnsi="Times New Roman"/>
      <w:b/>
      <w:sz w:val="16"/>
      <w:szCs w:val="20"/>
    </w:rPr>
  </w:style>
  <w:style w:type="paragraph" w:styleId="aff5">
    <w:name w:val="endnote text"/>
    <w:basedOn w:val="a1"/>
    <w:link w:val="aff6"/>
    <w:semiHidden/>
    <w:unhideWhenUsed/>
    <w:rsid w:val="00FC13E8"/>
    <w:pPr>
      <w:spacing w:before="0" w:after="0" w:line="240" w:lineRule="auto"/>
    </w:pPr>
    <w:rPr>
      <w:sz w:val="20"/>
      <w:szCs w:val="20"/>
    </w:rPr>
  </w:style>
  <w:style w:type="character" w:customStyle="1" w:styleId="aff6">
    <w:name w:val="Текст концевой сноски Знак"/>
    <w:basedOn w:val="a2"/>
    <w:link w:val="aff5"/>
    <w:semiHidden/>
    <w:rsid w:val="00FC13E8"/>
    <w:rPr>
      <w:rFonts w:ascii="Arial Narrow" w:hAnsi="Arial Narrow"/>
    </w:rPr>
  </w:style>
  <w:style w:type="character" w:styleId="aff7">
    <w:name w:val="endnote reference"/>
    <w:basedOn w:val="a2"/>
    <w:semiHidden/>
    <w:unhideWhenUsed/>
    <w:rsid w:val="00FC13E8"/>
    <w:rPr>
      <w:vertAlign w:val="superscript"/>
    </w:rPr>
  </w:style>
  <w:style w:type="paragraph" w:styleId="aff8">
    <w:name w:val="Revision"/>
    <w:hidden/>
    <w:uiPriority w:val="99"/>
    <w:semiHidden/>
    <w:rsid w:val="00394177"/>
    <w:rPr>
      <w:rFonts w:ascii="Arial Narrow" w:hAnsi="Arial Narrow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1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8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4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6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2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6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5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2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7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3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9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ra.technodiasoft.ru:8000/browse/OMS-3817" TargetMode="External"/><Relationship Id="rId18" Type="http://schemas.openxmlformats.org/officeDocument/2006/relationships/hyperlink" Target="http://jira.technodiasoft.ru:8000/browse/OMS-4150" TargetMode="External"/><Relationship Id="rId26" Type="http://schemas.openxmlformats.org/officeDocument/2006/relationships/hyperlink" Target="http://jira.technodiasoft.ru:8000/browse/OMS-6040" TargetMode="External"/><Relationship Id="rId39" Type="http://schemas.openxmlformats.org/officeDocument/2006/relationships/hyperlink" Target="http://portal2.medlinesoft.ru/project-prod/default.aspx?RootFolder=%2Fproject-prod%2FShared%20Documents%2F%D0%9F%D1%80%D0%BE%D0%B5%D0%BA%D1%82%D1%8B%20%D0%A0%D0%9C%D0%98%D0%A1%2FEMIAS%2F%D0%A2%D1%80%D0%B5%D0%B1%D0%BE%D0%B2%D0%B0%D0%BD%D0%B8%D1%8F%2F%D0%9E%D0%9C%D0%A1%2F%D0%9C%D0%BE%D0%B4%D0%B5%D0%BB%D1%8C%20%D0%B4%D0%B0%D0%BD%D0%BD%D1%8B%D1%85&amp;FolderCTID=0x012000F9925BB79670E44CB4918799312E690A&amp;View=%7b2B4E1473-29AD-4165-BE16-C39660B38163%7d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jira.technodiasoft.ru:8000/browse/OMS-4451" TargetMode="External"/><Relationship Id="rId34" Type="http://schemas.openxmlformats.org/officeDocument/2006/relationships/footer" Target="footer3.xml"/><Relationship Id="rId42" Type="http://schemas.openxmlformats.org/officeDocument/2006/relationships/image" Target="media/image6.png"/><Relationship Id="rId47" Type="http://schemas.openxmlformats.org/officeDocument/2006/relationships/image" Target="media/image10.emf"/><Relationship Id="rId50" Type="http://schemas.openxmlformats.org/officeDocument/2006/relationships/footer" Target="footer4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hyperlink" Target="http://jira.technodiasoft.ru:8000/browse/OMS-3949" TargetMode="External"/><Relationship Id="rId25" Type="http://schemas.openxmlformats.org/officeDocument/2006/relationships/hyperlink" Target="http://jira.technodiasoft.ru:8000/browse/OMS-5100" TargetMode="External"/><Relationship Id="rId33" Type="http://schemas.openxmlformats.org/officeDocument/2006/relationships/header" Target="header3.xml"/><Relationship Id="rId38" Type="http://schemas.openxmlformats.org/officeDocument/2006/relationships/hyperlink" Target="http://portal2.medlinesoft.ru/project-prod/default.aspx?RootFolder=%2Fproject%2Dprod%2FShared%20Documents%2F%D0%9F%D1%80%D0%BE%D0%B5%D0%BA%D1%82%D1%8B%20%D0%A0%D0%9C%D0%98%D0%A1%2FEMIAS%2F%D0%A2%D1%80%D0%B5%D0%B1%D0%BE%D0%B2%D0%B0%D0%BD%D0%B8%D1%8F%2F%D0%9E%D0%9C%D0%A1%2F%D0%9C%D0%BE%D0%B4%D0%B5%D0%BB%D1%8C%20%D0%B4%D0%B0%D0%BD%D0%BD%D1%8B%D1%85&amp;FolderCTID=0x012000F9925BB79670E44CB4918799312E690A&amp;View=%7b2B4E1473-29AD-4165-BE16-C39660B38163%7d&amp;InitialTabId=Ribbon%2ERead&amp;VisibilityContext=WSSTabPersistence" TargetMode="External"/><Relationship Id="rId46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hyperlink" Target="http://jira.technodiasoft.ru:8000/browse/OMS-4119" TargetMode="External"/><Relationship Id="rId20" Type="http://schemas.openxmlformats.org/officeDocument/2006/relationships/hyperlink" Target="http://jira.technodiasoft.ru:8000/browse/OMS-4301" TargetMode="External"/><Relationship Id="rId29" Type="http://schemas.openxmlformats.org/officeDocument/2006/relationships/header" Target="header1.xml"/><Relationship Id="rId41" Type="http://schemas.openxmlformats.org/officeDocument/2006/relationships/package" Target="embeddings/Microsoft_Word_Document1.docx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hyperlink" Target="http://jira.technodiasoft.ru:8000/browse/OMS-5099" TargetMode="External"/><Relationship Id="rId32" Type="http://schemas.openxmlformats.org/officeDocument/2006/relationships/footer" Target="footer2.xml"/><Relationship Id="rId37" Type="http://schemas.openxmlformats.org/officeDocument/2006/relationships/image" Target="media/image4.png"/><Relationship Id="rId40" Type="http://schemas.openxmlformats.org/officeDocument/2006/relationships/image" Target="media/image5.emf"/><Relationship Id="rId45" Type="http://schemas.openxmlformats.org/officeDocument/2006/relationships/hyperlink" Target="http://portal2.medlinesoft.ru/project-prod/default.aspx?RootFolder=%2Fproject-prod%2FShared%20Documents%2F%D0%9F%D1%80%D0%BE%D0%B5%D0%BA%D1%82%D1%8B%20%D0%A0%D0%9C%D0%98%D0%A1%2FEMIAS%2F%D0%A2%D1%80%D0%B5%D0%B1%D0%BE%D0%B2%D0%B0%D0%BD%D0%B8%D1%8F%2F%D0%9E%D0%9C%D0%A1%2F%D0%9C%D0%BE%D0%B4%D0%B5%D0%BB%D1%8C%20%D0%B4%D0%B0%D0%BD%D0%BD%D1%8B%D1%85&amp;FolderCTID=0x012000F9925BB79670E44CB4918799312E690A&amp;View=%7b2B4E1473-29AD-4165-BE16-C39660B38163%7d" TargetMode="External"/><Relationship Id="rId5" Type="http://schemas.openxmlformats.org/officeDocument/2006/relationships/customXml" Target="../customXml/item5.xml"/><Relationship Id="rId15" Type="http://schemas.openxmlformats.org/officeDocument/2006/relationships/hyperlink" Target="http://jira.technodiasoft.ru:8000/browse/OMS-4039" TargetMode="External"/><Relationship Id="rId23" Type="http://schemas.openxmlformats.org/officeDocument/2006/relationships/hyperlink" Target="http://jira.technodiasoft.ru:8000/browse/OMS-5163" TargetMode="External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2.bin"/><Relationship Id="rId49" Type="http://schemas.openxmlformats.org/officeDocument/2006/relationships/header" Target="header4.xml"/><Relationship Id="rId10" Type="http://schemas.openxmlformats.org/officeDocument/2006/relationships/webSettings" Target="webSettings.xml"/><Relationship Id="rId19" Type="http://schemas.openxmlformats.org/officeDocument/2006/relationships/hyperlink" Target="http://jira.technodiasoft.ru:8000/browse/OMS-3987" TargetMode="External"/><Relationship Id="rId31" Type="http://schemas.openxmlformats.org/officeDocument/2006/relationships/footer" Target="footer1.xml"/><Relationship Id="rId44" Type="http://schemas.openxmlformats.org/officeDocument/2006/relationships/image" Target="media/image8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://jira.technodiasoft.ru:8000/browse/OMS-3912" TargetMode="External"/><Relationship Id="rId22" Type="http://schemas.openxmlformats.org/officeDocument/2006/relationships/hyperlink" Target="http://jira.technodiasoft.ru:8000/browse/OMS-5041" TargetMode="External"/><Relationship Id="rId27" Type="http://schemas.openxmlformats.org/officeDocument/2006/relationships/image" Target="media/image1.emf"/><Relationship Id="rId30" Type="http://schemas.openxmlformats.org/officeDocument/2006/relationships/header" Target="header2.xml"/><Relationship Id="rId35" Type="http://schemas.openxmlformats.org/officeDocument/2006/relationships/image" Target="media/image3.emf"/><Relationship Id="rId43" Type="http://schemas.openxmlformats.org/officeDocument/2006/relationships/image" Target="media/image7.png"/><Relationship Id="rId48" Type="http://schemas.openxmlformats.org/officeDocument/2006/relationships/oleObject" Target="embeddings/oleObject3.bin"/><Relationship Id="rId8" Type="http://schemas.microsoft.com/office/2007/relationships/stylesWithEffects" Target="stylesWithEffects.xml"/><Relationship Id="rId5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LCPolicyLabelValue xmlns="50ca0b73-f54b-4b26-a2dc-5e2f2278b1de">Версия: 0.61 
</DLCPolicyLabelValue>
    <_dlc_DocId xmlns="4cdbe404-7018-45c3-b6bb-d7236f3e9f48">R24F3ZDJPND2-32-1681</_dlc_DocId>
    <DLCPolicyLabelClientValue xmlns="50ca0b73-f54b-4b26-a2dc-5e2f2278b1de">Версия: {_UIVersionString} 
</DLCPolicyLabelClientValue>
    <_dlc_DocIdUrl xmlns="4cdbe404-7018-45c3-b6bb-d7236f3e9f48">
      <Url>http://portal2.medlinesoft.ru/project-prod/_layouts/DocIdRedir.aspx?ID=R24F3ZDJPND2-32-1681</Url>
      <Description>R24F3ZDJPND2-32-1681</Description>
    </_dlc_DocIdUrl>
    <DLCPolicyLabelLock xmlns="50ca0b73-f54b-4b26-a2dc-5e2f2278b1de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922F5218A10AB4CB8B4752F69F3EC83" ma:contentTypeVersion="5" ma:contentTypeDescription="Создание документа." ma:contentTypeScope="" ma:versionID="f30b4cf93040fcb6b1664015173f1b8f">
  <xsd:schema xmlns:xsd="http://www.w3.org/2001/XMLSchema" xmlns:xs="http://www.w3.org/2001/XMLSchema" xmlns:p="http://schemas.microsoft.com/office/2006/metadata/properties" xmlns:ns1="http://schemas.microsoft.com/sharepoint/v3" xmlns:ns2="50ca0b73-f54b-4b26-a2dc-5e2f2278b1de" xmlns:ns3="4cdbe404-7018-45c3-b6bb-d7236f3e9f48" targetNamespace="http://schemas.microsoft.com/office/2006/metadata/properties" ma:root="true" ma:fieldsID="8b05bf7d66d792844c55a39f2a14636b" ns1:_="" ns2:_="" ns3:_="">
    <xsd:import namespace="http://schemas.microsoft.com/sharepoint/v3"/>
    <xsd:import namespace="50ca0b73-f54b-4b26-a2dc-5e2f2278b1de"/>
    <xsd:import namespace="4cdbe404-7018-45c3-b6bb-d7236f3e9f48"/>
    <xsd:element name="properties">
      <xsd:complexType>
        <xsd:sequence>
          <xsd:element name="documentManagement">
            <xsd:complexType>
              <xsd:all>
                <xsd:element ref="ns1:_dlc_Exempt" minOccurs="0"/>
                <xsd:element ref="ns2:DLCPolicyLabelValue" minOccurs="0"/>
                <xsd:element ref="ns2:DLCPolicyLabelClientValue" minOccurs="0"/>
                <xsd:element ref="ns2:DLCPolicyLabelLock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8" nillable="true" ma:displayName="Исключение из политики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ca0b73-f54b-4b26-a2dc-5e2f2278b1de" elementFormDefault="qualified">
    <xsd:import namespace="http://schemas.microsoft.com/office/2006/documentManagement/types"/>
    <xsd:import namespace="http://schemas.microsoft.com/office/infopath/2007/PartnerControls"/>
    <xsd:element name="DLCPolicyLabelValue" ma:index="9" nillable="true" ma:displayName="Метка" ma:description="Текущее значение метки." ma:internalName="DLCPolicyLabelValue" ma:readOnly="true">
      <xsd:simpleType>
        <xsd:restriction base="dms:Note">
          <xsd:maxLength value="255"/>
        </xsd:restriction>
      </xsd:simpleType>
    </xsd:element>
    <xsd:element name="DLCPolicyLabelClientValue" ma:index="10" nillable="true" ma:displayName="Клиентское значение метки" ma:description="Последнее значение метки, вычисленное на клиентском компьютере." ma:hidden="true" ma:internalName="DLCPolicyLabelClientValue" ma:readOnly="false">
      <xsd:simpleType>
        <xsd:restriction base="dms:Note"/>
      </xsd:simpleType>
    </xsd:element>
    <xsd:element name="DLCPolicyLabelLock" ma:index="11" nillable="true" ma:displayName="Метка заблокирована" ma:description="Указывает, следует ли обновлять метку при изменении свойств элемента." ma:hidden="true" ma:internalName="DLCPolicyLabelLock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be404-7018-45c3-b6bb-d7236f3e9f48" elementFormDefault="qualified">
    <xsd:import namespace="http://schemas.microsoft.com/office/2006/documentManagement/types"/>
    <xsd:import namespace="http://schemas.microsoft.com/office/infopath/2007/PartnerControls"/>
    <xsd:element name="_dlc_DocId" ma:index="12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Url" ma:index="13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4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p:Policy xmlns:p="office.server.policy" id="" local="true">
  <p:Name>Документ</p:Name>
  <p:Description/>
  <p:Statement/>
  <p:PolicyItems>
    <p:PolicyItem featureId="Microsoft.Office.RecordsManagement.PolicyFeatures.PolicyLabel" staticId="0x0101007922F5218A10AB4CB8B4752F69F3EC83|1615281917" UniqueId="95c3ac61-b725-4de1-9b3c-33fa88a2b99c">
      <p:Name>Метки</p:Name>
      <p:Description>Создание меток, которые можно вставлять в документы Microsoft Office, чтобы при печати документов также выводились их свойства или другие важные сведения. Метки можно также использовать для поиска документов.</p:Description>
      <p:CustomData>
        <label>
          <segment type="literal">Версия: </segment>
          <segment type="metadata">_UIVersionString</segment>
          <segment type="literal"> \n</segment>
        </label>
      </p:CustomData>
    </p:PolicyItem>
  </p:PolicyItems>
</p:Policy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51E778-0221-4ED6-8420-781A9F8C41ED}"/>
</file>

<file path=customXml/itemProps2.xml><?xml version="1.0" encoding="utf-8"?>
<ds:datastoreItem xmlns:ds="http://schemas.openxmlformats.org/officeDocument/2006/customXml" ds:itemID="{F8ACFC71-4663-4161-AF03-0C792D9A505A}"/>
</file>

<file path=customXml/itemProps3.xml><?xml version="1.0" encoding="utf-8"?>
<ds:datastoreItem xmlns:ds="http://schemas.openxmlformats.org/officeDocument/2006/customXml" ds:itemID="{6609E7F8-137A-48B2-9A96-2484278052EE}"/>
</file>

<file path=customXml/itemProps4.xml><?xml version="1.0" encoding="utf-8"?>
<ds:datastoreItem xmlns:ds="http://schemas.openxmlformats.org/officeDocument/2006/customXml" ds:itemID="{32F2F911-4728-43D1-AEF3-1DF4CB04E7FC}"/>
</file>

<file path=customXml/itemProps5.xml><?xml version="1.0" encoding="utf-8"?>
<ds:datastoreItem xmlns:ds="http://schemas.openxmlformats.org/officeDocument/2006/customXml" ds:itemID="{F49D0D28-F33C-497C-A67A-220F4F6BBAC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13557</Words>
  <Characters>77278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Постановка АРМ_СПУ_ОМС</vt:lpstr>
    </vt:vector>
  </TitlesOfParts>
  <LinksUpToDate>false</LinksUpToDate>
  <CharactersWithSpaces>90654</CharactersWithSpaces>
  <SharedDoc>false</SharedDoc>
  <HLinks>
    <vt:vector size="210" baseType="variant">
      <vt:variant>
        <vt:i4>1572914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_Toc321559513</vt:lpwstr>
      </vt:variant>
      <vt:variant>
        <vt:i4>1572914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_Toc321559512</vt:lpwstr>
      </vt:variant>
      <vt:variant>
        <vt:i4>1572914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_Toc321559511</vt:lpwstr>
      </vt:variant>
      <vt:variant>
        <vt:i4>1572914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_Toc321559510</vt:lpwstr>
      </vt:variant>
      <vt:variant>
        <vt:i4>1638450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_Toc321559509</vt:lpwstr>
      </vt:variant>
      <vt:variant>
        <vt:i4>1638450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_Toc321559508</vt:lpwstr>
      </vt:variant>
      <vt:variant>
        <vt:i4>1638450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_Toc321559507</vt:lpwstr>
      </vt:variant>
      <vt:variant>
        <vt:i4>1638450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_Toc321559506</vt:lpwstr>
      </vt:variant>
      <vt:variant>
        <vt:i4>1638450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_Toc321559505</vt:lpwstr>
      </vt:variant>
      <vt:variant>
        <vt:i4>1638450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_Toc321559504</vt:lpwstr>
      </vt:variant>
      <vt:variant>
        <vt:i4>1638450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_Toc321559503</vt:lpwstr>
      </vt:variant>
      <vt:variant>
        <vt:i4>1638450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_Toc321559502</vt:lpwstr>
      </vt:variant>
      <vt:variant>
        <vt:i4>1638450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_Toc321559501</vt:lpwstr>
      </vt:variant>
      <vt:variant>
        <vt:i4>1638450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_Toc321559500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_Toc321559499</vt:lpwstr>
      </vt:variant>
      <vt:variant>
        <vt:i4>1048627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_Toc321559498</vt:lpwstr>
      </vt:variant>
      <vt:variant>
        <vt:i4>1048627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_Toc321559497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_Toc321559496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_Toc321559495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_Toc321559494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_Toc321559493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_Toc321559492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_Toc321559491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_Toc321559490</vt:lpwstr>
      </vt:variant>
      <vt:variant>
        <vt:i4>1114163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_Toc321559489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_Toc321559488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_Toc321559487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_Toc321559486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_Toc321559485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_Toc321559484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_Toc321559483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_Toc321559482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_Toc321559481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_Toc321559480</vt:lpwstr>
      </vt:variant>
      <vt:variant>
        <vt:i4>1966131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_Toc321559479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Постановка АРМ_СПУ_ОМС</dc:title>
  <dc:creator/>
  <cp:lastModifiedBy/>
  <cp:revision>1</cp:revision>
  <dcterms:created xsi:type="dcterms:W3CDTF">2016-01-26T14:20:00Z</dcterms:created>
  <dcterms:modified xsi:type="dcterms:W3CDTF">2016-06-22T17:44:00Z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0x0101007922F5218A10AB4CB8B4752F69F3EC83</vt:lpwstr>
  </property>
  <property fmtid="{D5CDD505-2E9C-101B-9397-08002B2CF9AE}" pid="3" name="_dlc_DocIdItemGuid">
    <vt:lpwstr>41893963-9529-4d22-9ac0-57b740f244c8</vt:lpwstr>
  </property>
</Properties>
</file>